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BA5" w:rsidRPr="003D736D" w:rsidRDefault="00661BA5" w:rsidP="00661BA5">
      <w:pPr>
        <w:spacing w:after="120"/>
        <w:jc w:val="center"/>
        <w:rPr>
          <w:rFonts w:cs="Times New Roman"/>
          <w:b/>
          <w:sz w:val="32"/>
          <w:szCs w:val="32"/>
        </w:rPr>
      </w:pPr>
      <w:r w:rsidRPr="003D736D">
        <w:rPr>
          <w:rFonts w:cs="Times New Roman"/>
          <w:b/>
          <w:sz w:val="32"/>
          <w:szCs w:val="32"/>
        </w:rPr>
        <w:t>PURBANCHAL UNIVERSITY</w:t>
      </w:r>
    </w:p>
    <w:p w:rsidR="00661BA5" w:rsidRPr="003D736D" w:rsidRDefault="00661BA5" w:rsidP="00661BA5">
      <w:pPr>
        <w:spacing w:after="120" w:line="240" w:lineRule="auto"/>
        <w:jc w:val="center"/>
        <w:rPr>
          <w:rFonts w:cs="Times New Roman"/>
          <w:b/>
          <w:sz w:val="28"/>
          <w:szCs w:val="28"/>
        </w:rPr>
      </w:pPr>
      <w:r w:rsidRPr="003D736D">
        <w:rPr>
          <w:rFonts w:cs="Times New Roman"/>
          <w:b/>
          <w:noProof/>
          <w:sz w:val="28"/>
          <w:szCs w:val="28"/>
          <w:lang w:val="en-GB" w:eastAsia="en-GB"/>
        </w:rPr>
        <w:drawing>
          <wp:inline distT="0" distB="0" distL="0" distR="0">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KHW</w:t>
      </w:r>
      <w:r>
        <w:rPr>
          <w:rFonts w:cs="Times New Roman"/>
          <w:b/>
          <w:sz w:val="32"/>
          <w:szCs w:val="32"/>
        </w:rPr>
        <w:t>OPA ENGINEERING COLLEGE</w:t>
      </w:r>
      <w:r>
        <w:rPr>
          <w:rFonts w:cs="Times New Roman"/>
          <w:b/>
          <w:sz w:val="32"/>
          <w:szCs w:val="32"/>
        </w:rPr>
        <w:br/>
        <w:t>LIBALI-8</w:t>
      </w:r>
      <w:r w:rsidRPr="003D736D">
        <w:rPr>
          <w:rFonts w:cs="Times New Roman"/>
          <w:b/>
          <w:sz w:val="32"/>
          <w:szCs w:val="32"/>
        </w:rPr>
        <w:t>, BHAKTAPUR</w:t>
      </w:r>
    </w:p>
    <w:p w:rsidR="00661BA5" w:rsidRPr="007F2ABF" w:rsidRDefault="00661BA5" w:rsidP="00661BA5">
      <w:pPr>
        <w:spacing w:after="120"/>
        <w:rPr>
          <w:rFonts w:cs="Times New Roman"/>
        </w:rPr>
      </w:pPr>
    </w:p>
    <w:p w:rsidR="00661BA5" w:rsidRPr="003D736D" w:rsidRDefault="00661BA5" w:rsidP="00661BA5">
      <w:pPr>
        <w:pStyle w:val="NoSpacing"/>
        <w:spacing w:before="120" w:after="120"/>
        <w:jc w:val="center"/>
        <w:rPr>
          <w:rFonts w:cs="Times New Roman"/>
          <w:b/>
          <w:szCs w:val="24"/>
        </w:rPr>
      </w:pPr>
      <w:r>
        <w:rPr>
          <w:rFonts w:cs="Times New Roman"/>
          <w:b/>
          <w:szCs w:val="24"/>
        </w:rPr>
        <w:t xml:space="preserve">A </w:t>
      </w:r>
      <w:r w:rsidR="002C3CEF">
        <w:rPr>
          <w:rFonts w:cs="Times New Roman"/>
          <w:b/>
          <w:szCs w:val="24"/>
        </w:rPr>
        <w:t>PROJECT</w:t>
      </w:r>
      <w:r>
        <w:rPr>
          <w:rFonts w:cs="Times New Roman"/>
          <w:b/>
          <w:szCs w:val="24"/>
        </w:rPr>
        <w:t xml:space="preserve"> REPORT</w:t>
      </w:r>
    </w:p>
    <w:p w:rsidR="00661BA5" w:rsidRPr="003D736D" w:rsidRDefault="00661BA5" w:rsidP="00661BA5">
      <w:pPr>
        <w:pStyle w:val="NoSpacing"/>
        <w:spacing w:before="120" w:after="120"/>
        <w:jc w:val="center"/>
        <w:rPr>
          <w:rFonts w:cs="Times New Roman"/>
          <w:b/>
          <w:szCs w:val="24"/>
        </w:rPr>
      </w:pPr>
      <w:r w:rsidRPr="003D736D">
        <w:rPr>
          <w:rFonts w:cs="Times New Roman"/>
          <w:b/>
          <w:szCs w:val="24"/>
        </w:rPr>
        <w:t>ON</w:t>
      </w:r>
    </w:p>
    <w:p w:rsidR="00661BA5" w:rsidRDefault="00661BA5" w:rsidP="00661BA5">
      <w:pPr>
        <w:pStyle w:val="NoSpacing"/>
        <w:spacing w:before="120" w:after="120"/>
        <w:jc w:val="center"/>
        <w:rPr>
          <w:rFonts w:cs="Times New Roman"/>
          <w:b/>
          <w:sz w:val="28"/>
          <w:szCs w:val="28"/>
        </w:rPr>
      </w:pPr>
      <w:r w:rsidRPr="003D736D">
        <w:rPr>
          <w:rFonts w:cs="Times New Roman"/>
          <w:b/>
          <w:sz w:val="28"/>
          <w:szCs w:val="28"/>
        </w:rPr>
        <w:t>"</w:t>
      </w:r>
      <w:r>
        <w:rPr>
          <w:rFonts w:cs="Times New Roman"/>
          <w:b/>
          <w:sz w:val="28"/>
          <w:szCs w:val="28"/>
        </w:rPr>
        <w:t>Face Recognition System</w:t>
      </w:r>
      <w:r w:rsidRPr="003D736D">
        <w:rPr>
          <w:rFonts w:cs="Times New Roman"/>
          <w:b/>
          <w:sz w:val="28"/>
          <w:szCs w:val="28"/>
        </w:rPr>
        <w:t>"</w:t>
      </w:r>
    </w:p>
    <w:p w:rsidR="00661BA5" w:rsidRPr="003D736D" w:rsidRDefault="00661BA5" w:rsidP="00661BA5">
      <w:pPr>
        <w:pStyle w:val="NoSpacing"/>
        <w:spacing w:before="120" w:after="120"/>
        <w:jc w:val="center"/>
        <w:rPr>
          <w:sz w:val="28"/>
          <w:szCs w:val="28"/>
        </w:rPr>
      </w:pPr>
    </w:p>
    <w:p w:rsidR="00661BA5" w:rsidRPr="00A377FA" w:rsidRDefault="00661BA5" w:rsidP="00661BA5">
      <w:pPr>
        <w:spacing w:after="120"/>
        <w:jc w:val="center"/>
        <w:rPr>
          <w:rFonts w:cs="Times New Roman"/>
          <w:iCs/>
          <w:szCs w:val="24"/>
        </w:rPr>
      </w:pPr>
      <w:r>
        <w:rPr>
          <w:rFonts w:cs="Times New Roman"/>
          <w:iCs/>
          <w:szCs w:val="24"/>
        </w:rPr>
        <w:t>A project submitted f</w:t>
      </w:r>
      <w:r w:rsidRPr="003D736D">
        <w:rPr>
          <w:rFonts w:cs="Times New Roman"/>
          <w:iCs/>
          <w:szCs w:val="24"/>
        </w:rPr>
        <w:t xml:space="preserve">or the partial fulfillment of requirements for the degree of Bachelor of Engineering in Computer </w:t>
      </w:r>
      <w:r>
        <w:rPr>
          <w:rFonts w:cs="Times New Roman"/>
          <w:iCs/>
          <w:szCs w:val="24"/>
        </w:rPr>
        <w:t>Engineering (Seventh Semester)</w:t>
      </w:r>
    </w:p>
    <w:p w:rsidR="00661BA5" w:rsidRDefault="00661BA5" w:rsidP="00661BA5">
      <w:pPr>
        <w:spacing w:after="120"/>
        <w:jc w:val="center"/>
        <w:rPr>
          <w:rFonts w:cs="Times New Roman"/>
          <w:b/>
          <w:bCs/>
          <w:szCs w:val="24"/>
        </w:rPr>
      </w:pPr>
    </w:p>
    <w:p w:rsidR="00661BA5" w:rsidRDefault="00661BA5" w:rsidP="00661BA5">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661BA5" w:rsidRPr="00F71CE8" w:rsidRDefault="00661BA5" w:rsidP="00661BA5">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6A7F3B">
        <w:rPr>
          <w:rFonts w:cs="Times New Roman"/>
          <w:b/>
          <w:bCs/>
          <w:szCs w:val="24"/>
        </w:rPr>
        <w:t xml:space="preserve">    </w:t>
      </w:r>
      <w:r>
        <w:rPr>
          <w:rFonts w:cs="Times New Roman"/>
          <w:szCs w:val="24"/>
        </w:rPr>
        <w:t xml:space="preserve">Amar </w:t>
      </w:r>
      <w:proofErr w:type="spellStart"/>
      <w:r>
        <w:rPr>
          <w:rFonts w:cs="Times New Roman"/>
          <w:szCs w:val="24"/>
        </w:rPr>
        <w:t>Nagaju</w:t>
      </w:r>
      <w:proofErr w:type="spellEnd"/>
      <w:r>
        <w:rPr>
          <w:rFonts w:cs="Times New Roman"/>
          <w:szCs w:val="24"/>
        </w:rPr>
        <w:t xml:space="preserve"> (730305)</w:t>
      </w:r>
    </w:p>
    <w:p w:rsidR="00661BA5" w:rsidRDefault="00661BA5" w:rsidP="00661BA5">
      <w:pPr>
        <w:spacing w:after="120" w:line="240" w:lineRule="auto"/>
        <w:jc w:val="center"/>
        <w:rPr>
          <w:rFonts w:cs="Times New Roman"/>
          <w:szCs w:val="24"/>
        </w:rPr>
      </w:pPr>
      <w:proofErr w:type="spellStart"/>
      <w:r>
        <w:rPr>
          <w:rFonts w:cs="Times New Roman"/>
          <w:szCs w:val="24"/>
        </w:rPr>
        <w:t>Anirudh</w:t>
      </w:r>
      <w:proofErr w:type="spellEnd"/>
      <w:r>
        <w:rPr>
          <w:rFonts w:cs="Times New Roman"/>
          <w:szCs w:val="24"/>
        </w:rPr>
        <w:t xml:space="preserve"> </w:t>
      </w:r>
      <w:proofErr w:type="spellStart"/>
      <w:r>
        <w:rPr>
          <w:rFonts w:cs="Times New Roman"/>
          <w:szCs w:val="24"/>
        </w:rPr>
        <w:t>Basukala</w:t>
      </w:r>
      <w:proofErr w:type="spellEnd"/>
      <w:r>
        <w:rPr>
          <w:rFonts w:cs="Times New Roman"/>
          <w:szCs w:val="24"/>
        </w:rPr>
        <w:t xml:space="preserve"> (730307)</w:t>
      </w:r>
    </w:p>
    <w:p w:rsidR="00661BA5" w:rsidRDefault="00661BA5" w:rsidP="00661BA5">
      <w:pPr>
        <w:spacing w:after="120" w:line="240" w:lineRule="auto"/>
        <w:jc w:val="center"/>
        <w:rPr>
          <w:rFonts w:cs="Times New Roman"/>
          <w:szCs w:val="24"/>
        </w:rPr>
      </w:pPr>
      <w:r>
        <w:rPr>
          <w:rFonts w:cs="Times New Roman"/>
          <w:szCs w:val="24"/>
        </w:rPr>
        <w:t xml:space="preserve">Manish </w:t>
      </w:r>
      <w:proofErr w:type="spellStart"/>
      <w:r>
        <w:rPr>
          <w:rFonts w:cs="Times New Roman"/>
          <w:szCs w:val="24"/>
        </w:rPr>
        <w:t>Kharbuja</w:t>
      </w:r>
      <w:proofErr w:type="spellEnd"/>
      <w:r>
        <w:rPr>
          <w:rFonts w:cs="Times New Roman"/>
          <w:szCs w:val="24"/>
        </w:rPr>
        <w:t xml:space="preserve"> (730319)</w:t>
      </w:r>
    </w:p>
    <w:p w:rsidR="00661BA5" w:rsidRDefault="00661BA5" w:rsidP="00661BA5">
      <w:pPr>
        <w:spacing w:after="120" w:line="240" w:lineRule="auto"/>
        <w:jc w:val="center"/>
        <w:rPr>
          <w:rFonts w:cs="Times New Roman"/>
          <w:szCs w:val="24"/>
        </w:rPr>
      </w:pPr>
      <w:r>
        <w:rPr>
          <w:rFonts w:cs="Times New Roman"/>
          <w:szCs w:val="24"/>
        </w:rPr>
        <w:t xml:space="preserve">Manish </w:t>
      </w:r>
      <w:proofErr w:type="spellStart"/>
      <w:r>
        <w:rPr>
          <w:rFonts w:cs="Times New Roman"/>
          <w:szCs w:val="24"/>
        </w:rPr>
        <w:t>Nhuchhe</w:t>
      </w:r>
      <w:proofErr w:type="spellEnd"/>
      <w:r>
        <w:rPr>
          <w:rFonts w:cs="Times New Roman"/>
          <w:szCs w:val="24"/>
        </w:rPr>
        <w:t xml:space="preserve"> (730320)</w:t>
      </w:r>
    </w:p>
    <w:p w:rsidR="00661BA5" w:rsidRDefault="00661BA5" w:rsidP="00661BA5">
      <w:pPr>
        <w:spacing w:after="120" w:line="240" w:lineRule="auto"/>
        <w:jc w:val="center"/>
        <w:rPr>
          <w:rFonts w:cs="Times New Roman"/>
          <w:szCs w:val="24"/>
        </w:rPr>
      </w:pPr>
      <w:r>
        <w:rPr>
          <w:rFonts w:cs="Times New Roman"/>
          <w:szCs w:val="24"/>
        </w:rPr>
        <w:t xml:space="preserve">Sunder </w:t>
      </w:r>
      <w:proofErr w:type="spellStart"/>
      <w:r>
        <w:rPr>
          <w:rFonts w:cs="Times New Roman"/>
          <w:szCs w:val="24"/>
        </w:rPr>
        <w:t>Tamakhu</w:t>
      </w:r>
      <w:proofErr w:type="spellEnd"/>
      <w:r>
        <w:rPr>
          <w:rFonts w:cs="Times New Roman"/>
          <w:szCs w:val="24"/>
        </w:rPr>
        <w:t xml:space="preserve"> (730345)</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szCs w:val="24"/>
        </w:rPr>
      </w:pPr>
      <w:r>
        <w:rPr>
          <w:rFonts w:cs="Times New Roman"/>
          <w:b/>
          <w:szCs w:val="24"/>
        </w:rPr>
        <w:t>UNDER THE GUIDANCE OF:</w:t>
      </w:r>
    </w:p>
    <w:p w:rsidR="00661BA5" w:rsidRPr="002B6CFA" w:rsidRDefault="00661BA5" w:rsidP="00661BA5">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bCs/>
          <w:szCs w:val="24"/>
        </w:rPr>
      </w:pPr>
      <w:r>
        <w:rPr>
          <w:rFonts w:cs="Times New Roman"/>
          <w:b/>
          <w:bCs/>
          <w:szCs w:val="24"/>
        </w:rPr>
        <w:t>SUBMITTED TO:</w:t>
      </w:r>
    </w:p>
    <w:p w:rsidR="00661BA5" w:rsidRDefault="00661BA5" w:rsidP="00661BA5">
      <w:pPr>
        <w:spacing w:after="120"/>
        <w:jc w:val="center"/>
        <w:rPr>
          <w:rFonts w:cs="Times New Roman"/>
          <w:bCs/>
          <w:szCs w:val="24"/>
        </w:rPr>
      </w:pPr>
      <w:r>
        <w:rPr>
          <w:rFonts w:cs="Times New Roman"/>
          <w:bCs/>
          <w:szCs w:val="24"/>
        </w:rPr>
        <w:t>DEPARTMENT OF COMPUTER ENGINEERING</w:t>
      </w:r>
    </w:p>
    <w:p w:rsidR="00661BA5" w:rsidRPr="00BF1C79" w:rsidRDefault="00661BA5" w:rsidP="00661BA5">
      <w:pPr>
        <w:spacing w:after="120"/>
        <w:jc w:val="center"/>
        <w:rPr>
          <w:rFonts w:cs="Times New Roman"/>
          <w:bCs/>
          <w:szCs w:val="24"/>
        </w:rPr>
      </w:pPr>
      <w:r>
        <w:rPr>
          <w:rFonts w:cs="Times New Roman"/>
          <w:bCs/>
          <w:szCs w:val="24"/>
        </w:rPr>
        <w:t>KHWOPA ENGINEERING COLLEGE</w:t>
      </w:r>
    </w:p>
    <w:p w:rsidR="00661BA5" w:rsidRDefault="00661BA5" w:rsidP="00661BA5">
      <w:pPr>
        <w:spacing w:after="120"/>
        <w:jc w:val="center"/>
        <w:rPr>
          <w:rFonts w:cs="Times New Roman"/>
          <w:szCs w:val="24"/>
        </w:rPr>
      </w:pPr>
    </w:p>
    <w:p w:rsidR="00661BA5" w:rsidRDefault="00661BA5" w:rsidP="00661BA5">
      <w:pPr>
        <w:spacing w:after="120"/>
        <w:jc w:val="center"/>
        <w:rPr>
          <w:rFonts w:cs="Times New Roman"/>
          <w:szCs w:val="24"/>
        </w:rPr>
      </w:pPr>
      <w:r>
        <w:rPr>
          <w:rFonts w:cs="Times New Roman"/>
          <w:szCs w:val="24"/>
        </w:rPr>
        <w:br/>
      </w:r>
    </w:p>
    <w:p w:rsidR="00661BA5" w:rsidRDefault="00D15491" w:rsidP="00661BA5">
      <w:pPr>
        <w:spacing w:after="120"/>
        <w:jc w:val="center"/>
        <w:rPr>
          <w:rFonts w:cs="Times New Roman"/>
          <w:szCs w:val="24"/>
        </w:rPr>
      </w:pPr>
      <w:r>
        <w:rPr>
          <w:rFonts w:cs="Times New Roman"/>
          <w:szCs w:val="24"/>
        </w:rPr>
        <w:t>12</w:t>
      </w:r>
      <w:r w:rsidR="00661BA5">
        <w:rPr>
          <w:rFonts w:cs="Times New Roman"/>
          <w:szCs w:val="24"/>
        </w:rPr>
        <w:t xml:space="preserve"> November 2020</w:t>
      </w:r>
    </w:p>
    <w:p w:rsidR="00661BA5" w:rsidRDefault="00661BA5" w:rsidP="00661BA5">
      <w:pPr>
        <w:pStyle w:val="Heading1"/>
        <w:sectPr w:rsidR="00661BA5" w:rsidSect="000F3DEE">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docGrid w:linePitch="360"/>
        </w:sectPr>
      </w:pPr>
    </w:p>
    <w:p w:rsidR="002A1ADE" w:rsidRPr="002A1ADE" w:rsidRDefault="002A1ADE" w:rsidP="002A1ADE">
      <w:pPr>
        <w:pStyle w:val="NoSpacing"/>
        <w:spacing w:before="120" w:after="120"/>
        <w:jc w:val="center"/>
        <w:rPr>
          <w:rFonts w:cs="Times New Roman"/>
          <w:b/>
          <w:sz w:val="28"/>
          <w:szCs w:val="28"/>
        </w:rPr>
      </w:pPr>
      <w:bookmarkStart w:id="0" w:name="_Toc25242695"/>
      <w:bookmarkStart w:id="1" w:name="_Toc34869156"/>
      <w:r w:rsidRPr="002A1ADE">
        <w:rPr>
          <w:rFonts w:cs="Times New Roman"/>
          <w:b/>
          <w:sz w:val="28"/>
          <w:szCs w:val="28"/>
        </w:rPr>
        <w:lastRenderedPageBreak/>
        <w:t>DEPARTMENT OF COMPUTER ENGINEERING</w:t>
      </w:r>
    </w:p>
    <w:p w:rsidR="002A1ADE" w:rsidRDefault="002A1ADE" w:rsidP="002A1ADE">
      <w:pPr>
        <w:pStyle w:val="NoSpacing"/>
        <w:spacing w:before="120" w:after="120"/>
        <w:jc w:val="center"/>
        <w:rPr>
          <w:rFonts w:cs="Times New Roman"/>
          <w:b/>
          <w:sz w:val="28"/>
          <w:szCs w:val="28"/>
        </w:rPr>
      </w:pPr>
      <w:r w:rsidRPr="002A1ADE">
        <w:rPr>
          <w:rFonts w:cs="Times New Roman"/>
          <w:b/>
          <w:sz w:val="28"/>
          <w:szCs w:val="28"/>
        </w:rPr>
        <w:t>KHWOPA ENGINEERING COLLEGE</w:t>
      </w:r>
      <w:r w:rsidRPr="002A1ADE">
        <w:rPr>
          <w:rFonts w:cs="Times New Roman"/>
          <w:b/>
          <w:sz w:val="28"/>
          <w:szCs w:val="28"/>
        </w:rPr>
        <w:br/>
        <w:t>LIBALI-8, BHAKTAPUR</w:t>
      </w:r>
    </w:p>
    <w:p w:rsidR="002A1ADE" w:rsidRDefault="002A1ADE" w:rsidP="002A1ADE">
      <w:pPr>
        <w:pStyle w:val="NoSpacing"/>
        <w:spacing w:before="120" w:after="120"/>
        <w:jc w:val="center"/>
        <w:rPr>
          <w:rFonts w:cs="Times New Roman"/>
          <w:b/>
          <w:sz w:val="28"/>
          <w:szCs w:val="28"/>
        </w:rPr>
      </w:pPr>
    </w:p>
    <w:p w:rsidR="002A1ADE" w:rsidRPr="001E5D24" w:rsidRDefault="002A1ADE" w:rsidP="001E5D24">
      <w:pPr>
        <w:jc w:val="center"/>
        <w:rPr>
          <w:b/>
        </w:rPr>
      </w:pPr>
      <w:r w:rsidRPr="001E5D24">
        <w:rPr>
          <w:b/>
        </w:rPr>
        <w:t>CERTIFICATE</w:t>
      </w:r>
    </w:p>
    <w:p w:rsidR="0063735B" w:rsidRDefault="0063735B" w:rsidP="002A1ADE">
      <w:pPr>
        <w:pStyle w:val="NoSpacing"/>
        <w:spacing w:before="120" w:after="120"/>
        <w:jc w:val="center"/>
        <w:rPr>
          <w:rFonts w:cs="Times New Roman"/>
          <w:b/>
          <w:szCs w:val="24"/>
        </w:rPr>
      </w:pPr>
    </w:p>
    <w:p w:rsidR="0063735B" w:rsidRDefault="0063735B" w:rsidP="0063735B">
      <w:pPr>
        <w:rPr>
          <w:rFonts w:cs="Times New Roman"/>
          <w:szCs w:val="24"/>
        </w:rPr>
      </w:pPr>
      <w:r>
        <w:rPr>
          <w:rFonts w:cs="Times New Roman"/>
          <w:szCs w:val="24"/>
        </w:rPr>
        <w:t>This is to certify that the project entitled "</w:t>
      </w:r>
      <w:r w:rsidRPr="0063735B">
        <w:rPr>
          <w:rFonts w:cs="Times New Roman"/>
          <w:szCs w:val="24"/>
        </w:rPr>
        <w:t>Face Recognition System</w:t>
      </w:r>
      <w:r>
        <w:rPr>
          <w:rFonts w:cs="Times New Roman"/>
          <w:szCs w:val="24"/>
        </w:rPr>
        <w:t xml:space="preserve">" submitted by Mr. Amar </w:t>
      </w:r>
      <w:proofErr w:type="spellStart"/>
      <w:r>
        <w:rPr>
          <w:rFonts w:cs="Times New Roman"/>
          <w:szCs w:val="24"/>
        </w:rPr>
        <w:t>Nagaju</w:t>
      </w:r>
      <w:proofErr w:type="spellEnd"/>
      <w:r>
        <w:rPr>
          <w:rFonts w:cs="Times New Roman"/>
          <w:szCs w:val="24"/>
        </w:rPr>
        <w:t xml:space="preserve">, </w:t>
      </w:r>
      <w:proofErr w:type="spellStart"/>
      <w:proofErr w:type="gramStart"/>
      <w:r>
        <w:rPr>
          <w:rFonts w:cs="Times New Roman"/>
          <w:szCs w:val="24"/>
        </w:rPr>
        <w:t>Mr.Anirudh</w:t>
      </w:r>
      <w:proofErr w:type="spellEnd"/>
      <w:proofErr w:type="gramEnd"/>
      <w:r>
        <w:rPr>
          <w:rFonts w:cs="Times New Roman"/>
          <w:szCs w:val="24"/>
        </w:rPr>
        <w:t xml:space="preserve"> </w:t>
      </w:r>
      <w:proofErr w:type="spellStart"/>
      <w:r>
        <w:rPr>
          <w:rFonts w:cs="Times New Roman"/>
          <w:szCs w:val="24"/>
        </w:rPr>
        <w:t>Basukala</w:t>
      </w:r>
      <w:proofErr w:type="spellEnd"/>
      <w:r>
        <w:rPr>
          <w:rFonts w:cs="Times New Roman"/>
          <w:szCs w:val="24"/>
        </w:rPr>
        <w:t xml:space="preserve">, Mr. Manish </w:t>
      </w:r>
      <w:proofErr w:type="spellStart"/>
      <w:r>
        <w:rPr>
          <w:rFonts w:cs="Times New Roman"/>
          <w:szCs w:val="24"/>
        </w:rPr>
        <w:t>Kharbuja</w:t>
      </w:r>
      <w:proofErr w:type="spellEnd"/>
      <w:r>
        <w:rPr>
          <w:rFonts w:cs="Times New Roman"/>
          <w:szCs w:val="24"/>
        </w:rPr>
        <w:t xml:space="preserve">, Mr. Manish </w:t>
      </w:r>
      <w:proofErr w:type="spellStart"/>
      <w:r>
        <w:rPr>
          <w:rFonts w:cs="Times New Roman"/>
          <w:szCs w:val="24"/>
        </w:rPr>
        <w:t>Nhuchhe</w:t>
      </w:r>
      <w:proofErr w:type="spellEnd"/>
      <w:r>
        <w:rPr>
          <w:rFonts w:cs="Times New Roman"/>
          <w:szCs w:val="24"/>
        </w:rPr>
        <w:t xml:space="preserve"> &amp; Mr. Sunder </w:t>
      </w:r>
      <w:proofErr w:type="spellStart"/>
      <w:r>
        <w:rPr>
          <w:rFonts w:cs="Times New Roman"/>
          <w:szCs w:val="24"/>
        </w:rPr>
        <w:t>Tamakhu</w:t>
      </w:r>
      <w:proofErr w:type="spellEnd"/>
      <w:r>
        <w:rPr>
          <w:rFonts w:cs="Times New Roman"/>
          <w:szCs w:val="24"/>
        </w:rPr>
        <w:t xml:space="preserve"> in a complete fulfillment of the requirements for the award of the Degree of Bachelor of Engineering in Computer Engineering of </w:t>
      </w:r>
      <w:proofErr w:type="spellStart"/>
      <w:r>
        <w:rPr>
          <w:rFonts w:cs="Times New Roman"/>
          <w:szCs w:val="24"/>
        </w:rPr>
        <w:t>Purbanchal</w:t>
      </w:r>
      <w:proofErr w:type="spellEnd"/>
      <w:r>
        <w:rPr>
          <w:rFonts w:cs="Times New Roman"/>
          <w:szCs w:val="24"/>
        </w:rPr>
        <w:t xml:space="preserve"> University, is a </w:t>
      </w:r>
      <w:proofErr w:type="spellStart"/>
      <w:r>
        <w:rPr>
          <w:rFonts w:cs="Times New Roman"/>
          <w:szCs w:val="24"/>
        </w:rPr>
        <w:t>bonafide</w:t>
      </w:r>
      <w:proofErr w:type="spellEnd"/>
      <w:r>
        <w:rPr>
          <w:rFonts w:cs="Times New Roman"/>
          <w:szCs w:val="24"/>
        </w:rPr>
        <w:t xml:space="preserve"> work to the best of our knowledge and may be placed before the examination Board for their consideration.</w:t>
      </w:r>
    </w:p>
    <w:p w:rsidR="0063735B" w:rsidRDefault="0063735B" w:rsidP="0063735B">
      <w:pPr>
        <w:rPr>
          <w:rFonts w:cs="Times New Roman"/>
          <w:szCs w:val="24"/>
        </w:rPr>
      </w:pPr>
    </w:p>
    <w:p w:rsidR="0063735B" w:rsidRPr="002C6035" w:rsidRDefault="0063735B" w:rsidP="0063735B">
      <w:pPr>
        <w:rPr>
          <w:rFonts w:cs="Times New Roman"/>
          <w:b/>
          <w:szCs w:val="24"/>
          <w:u w:val="single"/>
        </w:rPr>
      </w:pPr>
      <w:r w:rsidRPr="0063735B">
        <w:rPr>
          <w:rFonts w:cs="Times New Roman"/>
          <w:b/>
          <w:szCs w:val="24"/>
          <w:u w:val="single"/>
        </w:rPr>
        <w:t>Panel of Examiners: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0"/>
        <w:gridCol w:w="2875"/>
        <w:gridCol w:w="2672"/>
      </w:tblGrid>
      <w:tr w:rsidR="0063735B" w:rsidTr="0087472F">
        <w:tc>
          <w:tcPr>
            <w:tcW w:w="3595" w:type="dxa"/>
          </w:tcPr>
          <w:p w:rsidR="0063735B" w:rsidRDefault="0063735B" w:rsidP="0063735B">
            <w:pPr>
              <w:rPr>
                <w:rFonts w:cs="Times New Roman"/>
                <w:b/>
                <w:szCs w:val="24"/>
              </w:rPr>
            </w:pPr>
            <w:r w:rsidRPr="0063735B">
              <w:rPr>
                <w:rFonts w:cs="Times New Roman"/>
                <w:b/>
                <w:szCs w:val="24"/>
                <w:u w:val="single"/>
              </w:rPr>
              <w:t>Name</w:t>
            </w:r>
          </w:p>
        </w:tc>
        <w:tc>
          <w:tcPr>
            <w:tcW w:w="2970" w:type="dxa"/>
          </w:tcPr>
          <w:p w:rsidR="0063735B" w:rsidRPr="0063735B" w:rsidRDefault="0063735B" w:rsidP="0063735B">
            <w:pPr>
              <w:rPr>
                <w:rFonts w:cs="Times New Roman"/>
                <w:b/>
                <w:szCs w:val="24"/>
                <w:u w:val="single"/>
              </w:rPr>
            </w:pPr>
            <w:r w:rsidRPr="0063735B">
              <w:rPr>
                <w:rFonts w:cs="Times New Roman"/>
                <w:b/>
                <w:szCs w:val="24"/>
                <w:u w:val="single"/>
              </w:rPr>
              <w:t>Signature</w:t>
            </w:r>
          </w:p>
        </w:tc>
        <w:tc>
          <w:tcPr>
            <w:tcW w:w="2785" w:type="dxa"/>
          </w:tcPr>
          <w:p w:rsidR="0063735B" w:rsidRPr="0063735B" w:rsidRDefault="0063735B" w:rsidP="0063735B">
            <w:pPr>
              <w:rPr>
                <w:rFonts w:cs="Times New Roman"/>
                <w:b/>
                <w:szCs w:val="24"/>
                <w:u w:val="single"/>
              </w:rPr>
            </w:pPr>
            <w:r w:rsidRPr="0063735B">
              <w:rPr>
                <w:rFonts w:cs="Times New Roman"/>
                <w:b/>
                <w:szCs w:val="24"/>
                <w:u w:val="single"/>
              </w:rPr>
              <w:t>Date</w:t>
            </w:r>
          </w:p>
        </w:tc>
      </w:tr>
      <w:tr w:rsidR="0063735B" w:rsidTr="0087472F">
        <w:tc>
          <w:tcPr>
            <w:tcW w:w="3595" w:type="dxa"/>
          </w:tcPr>
          <w:p w:rsidR="0063735B" w:rsidRDefault="0063735B" w:rsidP="0063735B">
            <w:pPr>
              <w:rPr>
                <w:rFonts w:cs="Times New Roman"/>
                <w:b/>
                <w:szCs w:val="24"/>
              </w:rPr>
            </w:pPr>
            <w:r>
              <w:rPr>
                <w:rFonts w:cs="Times New Roman"/>
                <w:b/>
                <w:szCs w:val="24"/>
              </w:rPr>
              <w:t>External Examiner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EC734D" w:rsidRDefault="00EC734D" w:rsidP="0063735B">
            <w:pPr>
              <w:rPr>
                <w:rFonts w:cs="Times New Roman"/>
                <w:szCs w:val="24"/>
              </w:rPr>
            </w:pPr>
            <w:r w:rsidRPr="00EC734D">
              <w:rPr>
                <w:rFonts w:cs="Times New Roman"/>
                <w:szCs w:val="24"/>
              </w:rPr>
              <w:t>Er.</w:t>
            </w:r>
          </w:p>
        </w:tc>
        <w:tc>
          <w:tcPr>
            <w:tcW w:w="2970" w:type="dxa"/>
          </w:tcPr>
          <w:p w:rsidR="0063735B" w:rsidRPr="0087472F" w:rsidRDefault="0063735B" w:rsidP="0063735B">
            <w:pPr>
              <w:rPr>
                <w:rFonts w:cs="Times New Roman"/>
                <w:szCs w:val="24"/>
                <w:u w:val="single"/>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Project Supervisor</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Er. Shiva k. Shrestha</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Default="0063735B" w:rsidP="0063735B">
            <w:pPr>
              <w:rPr>
                <w:rFonts w:cs="Times New Roman"/>
                <w:b/>
                <w:szCs w:val="24"/>
              </w:rPr>
            </w:pPr>
            <w:r>
              <w:rPr>
                <w:rFonts w:cs="Times New Roman"/>
                <w:b/>
                <w:szCs w:val="24"/>
              </w:rPr>
              <w:t>Head of Department</w:t>
            </w:r>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r w:rsidR="0063735B" w:rsidTr="0087472F">
        <w:tc>
          <w:tcPr>
            <w:tcW w:w="3595" w:type="dxa"/>
          </w:tcPr>
          <w:p w:rsidR="0063735B" w:rsidRPr="0063735B" w:rsidRDefault="0063735B" w:rsidP="0063735B">
            <w:pPr>
              <w:rPr>
                <w:rFonts w:cs="Times New Roman"/>
                <w:szCs w:val="24"/>
              </w:rPr>
            </w:pPr>
            <w:r w:rsidRPr="0063735B">
              <w:rPr>
                <w:rFonts w:cs="Times New Roman"/>
                <w:szCs w:val="24"/>
              </w:rPr>
              <w:t xml:space="preserve">Er. </w:t>
            </w:r>
            <w:proofErr w:type="spellStart"/>
            <w:r w:rsidRPr="0063735B">
              <w:rPr>
                <w:rFonts w:cs="Times New Roman"/>
                <w:szCs w:val="24"/>
              </w:rPr>
              <w:t>Reena</w:t>
            </w:r>
            <w:proofErr w:type="spellEnd"/>
            <w:r w:rsidRPr="0063735B">
              <w:rPr>
                <w:rFonts w:cs="Times New Roman"/>
                <w:szCs w:val="24"/>
              </w:rPr>
              <w:t xml:space="preserve"> </w:t>
            </w:r>
            <w:proofErr w:type="spellStart"/>
            <w:r w:rsidRPr="0063735B">
              <w:rPr>
                <w:rFonts w:cs="Times New Roman"/>
                <w:szCs w:val="24"/>
              </w:rPr>
              <w:t>Manadhar</w:t>
            </w:r>
            <w:proofErr w:type="spellEnd"/>
          </w:p>
        </w:tc>
        <w:tc>
          <w:tcPr>
            <w:tcW w:w="2970" w:type="dxa"/>
          </w:tcPr>
          <w:p w:rsidR="0063735B" w:rsidRDefault="0063735B" w:rsidP="0063735B">
            <w:pPr>
              <w:rPr>
                <w:rFonts w:cs="Times New Roman"/>
                <w:b/>
                <w:szCs w:val="24"/>
              </w:rPr>
            </w:pPr>
          </w:p>
        </w:tc>
        <w:tc>
          <w:tcPr>
            <w:tcW w:w="2785" w:type="dxa"/>
          </w:tcPr>
          <w:p w:rsidR="0063735B" w:rsidRDefault="0063735B" w:rsidP="0063735B">
            <w:pPr>
              <w:rPr>
                <w:rFonts w:cs="Times New Roman"/>
                <w:b/>
                <w:szCs w:val="24"/>
              </w:rPr>
            </w:pPr>
          </w:p>
        </w:tc>
      </w:tr>
    </w:tbl>
    <w:p w:rsidR="0063735B" w:rsidRPr="0063735B" w:rsidRDefault="0063735B" w:rsidP="0063735B">
      <w:pPr>
        <w:rPr>
          <w:rFonts w:cs="Times New Roman"/>
          <w:b/>
          <w:szCs w:val="24"/>
        </w:rPr>
      </w:pPr>
    </w:p>
    <w:p w:rsidR="002A1ADE" w:rsidRDefault="002A1ADE" w:rsidP="0063735B">
      <w:pPr>
        <w:pStyle w:val="NoSpacing"/>
        <w:spacing w:before="120" w:after="120"/>
        <w:jc w:val="center"/>
        <w:rPr>
          <w:rFonts w:eastAsia="Times New Roman" w:cs="Times New Roman"/>
          <w:b/>
          <w:sz w:val="28"/>
          <w:szCs w:val="28"/>
        </w:rPr>
      </w:pPr>
      <w:r>
        <w:rPr>
          <w:rFonts w:eastAsia="Times New Roman" w:cs="Times New Roman"/>
          <w:b/>
          <w:sz w:val="28"/>
          <w:szCs w:val="28"/>
        </w:rPr>
        <w:br w:type="page"/>
      </w:r>
    </w:p>
    <w:p w:rsidR="002F4F05" w:rsidRPr="00125EFE" w:rsidRDefault="002F4F05" w:rsidP="001E5D24">
      <w:pPr>
        <w:pStyle w:val="Heading1"/>
      </w:pPr>
      <w:bookmarkStart w:id="2" w:name="_Toc55995672"/>
      <w:bookmarkStart w:id="3" w:name="_Toc56086354"/>
      <w:r>
        <w:rPr>
          <w:rFonts w:eastAsia="Times New Roman"/>
        </w:rPr>
        <w:lastRenderedPageBreak/>
        <w:t>ACKNOWLEDGEMENT</w:t>
      </w:r>
      <w:bookmarkEnd w:id="2"/>
      <w:bookmarkEnd w:id="3"/>
    </w:p>
    <w:p w:rsidR="002F4F05" w:rsidRDefault="002F4F05" w:rsidP="002F4F05">
      <w:pPr>
        <w:pStyle w:val="NormalWeb"/>
        <w:shd w:val="clear" w:color="auto" w:fill="FFFFFF"/>
        <w:spacing w:before="240" w:beforeAutospacing="0" w:after="0" w:afterAutospacing="0" w:line="276" w:lineRule="auto"/>
        <w:jc w:val="both"/>
      </w:pPr>
      <w:r>
        <w:t>We are</w:t>
      </w:r>
      <w:r w:rsidRPr="00F36738">
        <w:t xml:space="preserve"> glad to take this opportu</w:t>
      </w:r>
      <w:r>
        <w:t>nity to express our</w:t>
      </w:r>
      <w:r w:rsidRPr="00F36738">
        <w:t xml:space="preserve"> sincere gratitude to supervisor</w:t>
      </w:r>
      <w:r w:rsidR="00EC734D">
        <w:t xml:space="preserve"> </w:t>
      </w:r>
      <w:r w:rsidRPr="00F36738">
        <w:t xml:space="preserve">of this </w:t>
      </w:r>
      <w:r>
        <w:t xml:space="preserve">project </w:t>
      </w:r>
      <w:r w:rsidR="00D83587">
        <w:rPr>
          <w:b/>
        </w:rPr>
        <w:t>Er. Shiva K. Shrestha</w:t>
      </w:r>
      <w:r w:rsidRPr="00F36738">
        <w:t xml:space="preserve"> for </w:t>
      </w:r>
      <w:r w:rsidR="00D83587">
        <w:t xml:space="preserve">his </w:t>
      </w:r>
      <w:r w:rsidRPr="00F36738">
        <w:t xml:space="preserve">guidance, support and valuable suggestions and coordination until </w:t>
      </w:r>
      <w:r>
        <w:t>the project was complete. We</w:t>
      </w:r>
      <w:r w:rsidRPr="00F36738">
        <w:t xml:space="preserve"> express </w:t>
      </w:r>
      <w:r>
        <w:t>our</w:t>
      </w:r>
      <w:r w:rsidR="00D83587">
        <w:t xml:space="preserve"> sincere gratitude to him</w:t>
      </w:r>
      <w:r w:rsidRPr="00F36738">
        <w:t xml:space="preserve"> for believing in </w:t>
      </w:r>
      <w:r>
        <w:t>us</w:t>
      </w:r>
      <w:r w:rsidRPr="00F36738">
        <w:t xml:space="preserve"> and giving us the chance to complete this </w:t>
      </w:r>
      <w:r>
        <w:t>project</w:t>
      </w:r>
      <w:r w:rsidRPr="00F36738">
        <w:t xml:space="preserve"> and helping </w:t>
      </w:r>
      <w:r>
        <w:t>us</w:t>
      </w:r>
      <w:r w:rsidRPr="00F36738">
        <w:t xml:space="preserve"> in the time of uncertainty. It was indeed a great learning experience. </w:t>
      </w:r>
    </w:p>
    <w:p w:rsidR="002F4F05" w:rsidRDefault="002F4F05" w:rsidP="002F4F05">
      <w:pPr>
        <w:pStyle w:val="NormalWeb"/>
        <w:shd w:val="clear" w:color="auto" w:fill="FFFFFF"/>
        <w:spacing w:before="240" w:beforeAutospacing="0" w:after="0" w:afterAutospacing="0" w:line="276" w:lineRule="auto"/>
        <w:jc w:val="both"/>
      </w:pPr>
      <w:r>
        <w:t>We are also grateful to</w:t>
      </w:r>
      <w:r w:rsidRPr="00F36738">
        <w:t xml:space="preserve"> entire faculty members of Department of Computer </w:t>
      </w:r>
      <w:r>
        <w:t>Engineering</w:t>
      </w:r>
      <w:r w:rsidRPr="00F36738">
        <w:t xml:space="preserve"> for their help and guidance in this project. </w:t>
      </w:r>
    </w:p>
    <w:p w:rsidR="002F4F05" w:rsidRDefault="002F4F05" w:rsidP="002F4F05">
      <w:pPr>
        <w:pStyle w:val="NormalWeb"/>
        <w:shd w:val="clear" w:color="auto" w:fill="FFFFFF"/>
        <w:spacing w:before="240" w:beforeAutospacing="0" w:after="0" w:afterAutospacing="0" w:line="276" w:lineRule="auto"/>
        <w:jc w:val="both"/>
      </w:pPr>
      <w:r>
        <w:t>Finally, we</w:t>
      </w:r>
      <w:r w:rsidRPr="00F36738">
        <w:t xml:space="preserve"> would also like to take this opportunity to acknowledge the contribution of all those who have published their reports and articles in related field in various media fo</w:t>
      </w:r>
      <w:r>
        <w:t>r the benefit of student like us. We</w:t>
      </w:r>
      <w:r w:rsidRPr="00F36738">
        <w:t xml:space="preserve"> would also like to appreciate and thank </w:t>
      </w:r>
      <w:r>
        <w:t>our</w:t>
      </w:r>
      <w:r w:rsidRPr="00F36738">
        <w:t xml:space="preserve"> family, friends for their time and suggestions</w:t>
      </w:r>
      <w:r>
        <w:t>.</w:t>
      </w:r>
    </w:p>
    <w:p w:rsidR="002F4F05" w:rsidRDefault="002F4F05" w:rsidP="002F4F05">
      <w:pPr>
        <w:pStyle w:val="NormalWeb"/>
        <w:shd w:val="clear" w:color="auto" w:fill="FFFFFF"/>
        <w:spacing w:before="120" w:beforeAutospacing="0" w:after="0" w:afterAutospacing="0" w:line="276" w:lineRule="auto"/>
        <w:ind w:firstLine="6034"/>
        <w:jc w:val="both"/>
      </w:pPr>
      <w:r>
        <w:t xml:space="preserve">Amar </w:t>
      </w:r>
      <w:proofErr w:type="spellStart"/>
      <w:r>
        <w:t>Nagaju</w:t>
      </w:r>
      <w:proofErr w:type="spellEnd"/>
      <w:r>
        <w:t xml:space="preserve"> (730305)</w:t>
      </w:r>
    </w:p>
    <w:p w:rsidR="002F4F05" w:rsidRDefault="002F4F05" w:rsidP="002F4F05">
      <w:pPr>
        <w:pStyle w:val="NormalWeb"/>
        <w:shd w:val="clear" w:color="auto" w:fill="FFFFFF"/>
        <w:spacing w:before="120" w:beforeAutospacing="0" w:after="0" w:afterAutospacing="0" w:line="276" w:lineRule="auto"/>
        <w:ind w:firstLine="6034"/>
        <w:jc w:val="both"/>
      </w:pPr>
      <w:proofErr w:type="spellStart"/>
      <w:r>
        <w:t>Anirudh</w:t>
      </w:r>
      <w:proofErr w:type="spellEnd"/>
      <w:r>
        <w:t xml:space="preserve"> </w:t>
      </w:r>
      <w:proofErr w:type="spellStart"/>
      <w:r>
        <w:t>Basukala</w:t>
      </w:r>
      <w:proofErr w:type="spellEnd"/>
      <w:r>
        <w:t xml:space="preserve"> (730307)</w:t>
      </w:r>
    </w:p>
    <w:p w:rsidR="002F4F05" w:rsidRDefault="002F4F05" w:rsidP="002F4F05">
      <w:pPr>
        <w:pStyle w:val="NormalWeb"/>
        <w:shd w:val="clear" w:color="auto" w:fill="FFFFFF"/>
        <w:spacing w:before="120" w:beforeAutospacing="0" w:after="0" w:afterAutospacing="0" w:line="276" w:lineRule="auto"/>
        <w:ind w:firstLine="6034"/>
        <w:jc w:val="both"/>
      </w:pPr>
      <w:r>
        <w:t xml:space="preserve">Manish </w:t>
      </w:r>
      <w:proofErr w:type="spellStart"/>
      <w:r>
        <w:t>Kharbuja</w:t>
      </w:r>
      <w:proofErr w:type="spellEnd"/>
      <w:r>
        <w:t xml:space="preserve"> (730319)</w:t>
      </w:r>
    </w:p>
    <w:p w:rsidR="002F4F05" w:rsidRDefault="002F4F05" w:rsidP="002F4F05">
      <w:pPr>
        <w:pStyle w:val="NormalWeb"/>
        <w:shd w:val="clear" w:color="auto" w:fill="FFFFFF"/>
        <w:spacing w:before="120" w:beforeAutospacing="0" w:after="0" w:afterAutospacing="0" w:line="276" w:lineRule="auto"/>
        <w:ind w:firstLine="6034"/>
        <w:jc w:val="both"/>
      </w:pPr>
      <w:r>
        <w:t xml:space="preserve">Manish </w:t>
      </w:r>
      <w:proofErr w:type="spellStart"/>
      <w:r>
        <w:t>Nhuchhe</w:t>
      </w:r>
      <w:proofErr w:type="spellEnd"/>
      <w:r>
        <w:t xml:space="preserve"> (730320)</w:t>
      </w:r>
    </w:p>
    <w:p w:rsidR="002F4F05" w:rsidRPr="00D83587" w:rsidRDefault="002F4F05" w:rsidP="00D83587">
      <w:pPr>
        <w:pStyle w:val="NormalWeb"/>
        <w:shd w:val="clear" w:color="auto" w:fill="FFFFFF"/>
        <w:spacing w:before="120" w:beforeAutospacing="0" w:after="0" w:afterAutospacing="0" w:line="276" w:lineRule="auto"/>
        <w:ind w:firstLine="6034"/>
        <w:jc w:val="both"/>
      </w:pPr>
      <w:r>
        <w:t xml:space="preserve">Sunder </w:t>
      </w:r>
      <w:proofErr w:type="spellStart"/>
      <w:proofErr w:type="gramStart"/>
      <w:r>
        <w:t>Tamakhu</w:t>
      </w:r>
      <w:proofErr w:type="spellEnd"/>
      <w:r>
        <w:t>(</w:t>
      </w:r>
      <w:proofErr w:type="gramEnd"/>
      <w:r>
        <w:t>730345)</w:t>
      </w:r>
    </w:p>
    <w:p w:rsidR="002F4F05" w:rsidRDefault="002F4F05" w:rsidP="004A4337">
      <w:pPr>
        <w:pStyle w:val="Heading1"/>
      </w:pPr>
      <w:r>
        <w:br w:type="page"/>
      </w:r>
    </w:p>
    <w:p w:rsidR="004A4337" w:rsidRDefault="004A4337" w:rsidP="004A4337">
      <w:pPr>
        <w:pStyle w:val="Heading1"/>
      </w:pPr>
      <w:bookmarkStart w:id="4" w:name="_Toc55995673"/>
      <w:bookmarkStart w:id="5" w:name="_Toc56086355"/>
      <w:r>
        <w:lastRenderedPageBreak/>
        <w:t>ABSTRACT</w:t>
      </w:r>
      <w:bookmarkEnd w:id="0"/>
      <w:bookmarkEnd w:id="1"/>
      <w:bookmarkEnd w:id="4"/>
      <w:bookmarkEnd w:id="5"/>
    </w:p>
    <w:p w:rsidR="004A4337" w:rsidRPr="00C61C88" w:rsidRDefault="004A4337" w:rsidP="004A4337">
      <w:pPr>
        <w:spacing w:after="120"/>
      </w:pPr>
      <w:r>
        <w:rPr>
          <w:rFonts w:cs="Times New Roman"/>
          <w:szCs w:val="24"/>
        </w:rPr>
        <w:t xml:space="preserve">This system that we have </w:t>
      </w:r>
      <w:r w:rsidR="006F653B">
        <w:rPr>
          <w:rFonts w:cs="Times New Roman"/>
          <w:szCs w:val="24"/>
        </w:rPr>
        <w:t>built</w:t>
      </w:r>
      <w:r w:rsidRPr="009551DE">
        <w:rPr>
          <w:rFonts w:cs="Times New Roman"/>
          <w:szCs w:val="24"/>
        </w:rPr>
        <w:t xml:space="preserve"> briefly describes about the sev</w:t>
      </w:r>
      <w:r>
        <w:rPr>
          <w:rFonts w:cs="Times New Roman"/>
          <w:szCs w:val="24"/>
        </w:rPr>
        <w:t>enth semester project on "Facial Recognition System</w:t>
      </w:r>
      <w:r w:rsidRPr="009551DE">
        <w:rPr>
          <w:rFonts w:cs="Times New Roman"/>
          <w:szCs w:val="24"/>
        </w:rPr>
        <w:t>”.</w:t>
      </w:r>
      <w:r>
        <w:rPr>
          <w:rFonts w:cs="Times New Roman"/>
          <w:szCs w:val="24"/>
        </w:rPr>
        <w:t xml:space="preserve"> Normally, facial</w:t>
      </w:r>
      <w:r w:rsidRPr="00B918DD">
        <w:rPr>
          <w:rFonts w:cs="Times New Roman"/>
          <w:szCs w:val="24"/>
        </w:rPr>
        <w:t xml:space="preserve"> system is </w:t>
      </w:r>
      <w:r>
        <w:rPr>
          <w:rFonts w:cs="Times New Roman"/>
          <w:szCs w:val="24"/>
        </w:rPr>
        <w:t xml:space="preserve">collected and managed manually through the use of deep learning. This project attempts to solve the task of low reliability of other provided biometric artificial intelligence and use facial recognition system by analyzing patterns with the features of textures, shape of the persons </w:t>
      </w:r>
      <w:proofErr w:type="gramStart"/>
      <w:r>
        <w:rPr>
          <w:rFonts w:cs="Times New Roman"/>
          <w:szCs w:val="24"/>
        </w:rPr>
        <w:t>face</w:t>
      </w:r>
      <w:proofErr w:type="gramEnd"/>
      <w:r>
        <w:rPr>
          <w:rFonts w:cs="Times New Roman"/>
          <w:szCs w:val="24"/>
        </w:rPr>
        <w:t>. This system can detect and successfully recognize five people as per the dataset used to train the model. The use of popular neural network makes the system to train and learn at high rate and aid in successful facial recognition.</w:t>
      </w:r>
      <w:r>
        <w:t xml:space="preserve"> It has great learning ability which uses various features for creating a model which can be used to determine the required output. Providing that there are many algorithms to recognize the face we used VGG-16 approach which helped to achieve a better result in recognizing the face. With the dataset we created of total 6250 images the system provides an accuracy measure of 99%.</w:t>
      </w:r>
    </w:p>
    <w:p w:rsidR="002C6035" w:rsidRDefault="004A4337" w:rsidP="00811025">
      <w:pPr>
        <w:spacing w:after="120"/>
        <w:rPr>
          <w:rFonts w:cs="Times New Roman"/>
          <w:i/>
          <w:iCs/>
          <w:szCs w:val="24"/>
        </w:rPr>
      </w:pPr>
      <w:r>
        <w:rPr>
          <w:rFonts w:cs="Times New Roman"/>
          <w:szCs w:val="24"/>
        </w:rPr>
        <w:t xml:space="preserve">Keywords: </w:t>
      </w:r>
      <w:r w:rsidRPr="006D6AF7">
        <w:rPr>
          <w:rFonts w:cs="Times New Roman"/>
          <w:i/>
          <w:iCs/>
          <w:szCs w:val="24"/>
        </w:rPr>
        <w:t>Biometric AI, Facial Recognition, Co</w:t>
      </w:r>
      <w:r w:rsidR="00811025">
        <w:rPr>
          <w:rFonts w:cs="Times New Roman"/>
          <w:i/>
          <w:iCs/>
          <w:szCs w:val="24"/>
        </w:rPr>
        <w:t>nvolution Neural Network, VGG-16</w:t>
      </w:r>
    </w:p>
    <w:p w:rsidR="002C6035" w:rsidRDefault="002C6035">
      <w:pPr>
        <w:spacing w:before="0" w:after="160" w:line="259" w:lineRule="auto"/>
        <w:jc w:val="left"/>
        <w:rPr>
          <w:rFonts w:cs="Times New Roman"/>
          <w:i/>
          <w:iCs/>
          <w:szCs w:val="24"/>
        </w:rPr>
      </w:pPr>
      <w:r>
        <w:rPr>
          <w:rFonts w:cs="Times New Roman"/>
          <w:i/>
          <w:iCs/>
          <w:szCs w:val="24"/>
        </w:rPr>
        <w:br w:type="page"/>
      </w:r>
    </w:p>
    <w:bookmarkStart w:id="6" w:name="_Toc25242697" w:displacedByCustomXml="next"/>
    <w:bookmarkStart w:id="7" w:name="_Toc34869158" w:displacedByCustomXml="next"/>
    <w:bookmarkStart w:id="8" w:name="_Toc25241057" w:displacedByCustomXml="next"/>
    <w:sdt>
      <w:sdtPr>
        <w:rPr>
          <w:rFonts w:ascii="Times New Roman" w:eastAsiaTheme="minorHAnsi" w:hAnsi="Times New Roman" w:cstheme="minorBidi"/>
          <w:b/>
          <w:bCs/>
          <w:color w:val="000000" w:themeColor="text1"/>
          <w:sz w:val="24"/>
          <w:szCs w:val="22"/>
        </w:rPr>
        <w:id w:val="1912504652"/>
        <w:docPartObj>
          <w:docPartGallery w:val="Table of Contents"/>
          <w:docPartUnique/>
        </w:docPartObj>
      </w:sdtPr>
      <w:sdtEndPr>
        <w:rPr>
          <w:b w:val="0"/>
          <w:bCs w:val="0"/>
          <w:noProof/>
        </w:rPr>
      </w:sdtEndPr>
      <w:sdtContent>
        <w:p w:rsidR="002C6035" w:rsidRPr="00996FC5" w:rsidRDefault="002C6035">
          <w:pPr>
            <w:pStyle w:val="TOCHeading"/>
            <w:rPr>
              <w:rFonts w:ascii="Times New Roman" w:hAnsi="Times New Roman" w:cs="Times New Roman"/>
              <w:color w:val="000000" w:themeColor="text1"/>
            </w:rPr>
          </w:pPr>
          <w:r w:rsidRPr="00996FC5">
            <w:rPr>
              <w:rFonts w:ascii="Times New Roman" w:hAnsi="Times New Roman" w:cs="Times New Roman"/>
              <w:color w:val="000000" w:themeColor="text1"/>
            </w:rPr>
            <w:t>Contents</w:t>
          </w:r>
        </w:p>
        <w:p w:rsidR="00C56A30" w:rsidRDefault="00F14FBC">
          <w:pPr>
            <w:pStyle w:val="TOC1"/>
            <w:tabs>
              <w:tab w:val="right" w:pos="9017"/>
            </w:tabs>
            <w:rPr>
              <w:rFonts w:asciiTheme="minorHAnsi" w:eastAsiaTheme="minorEastAsia" w:hAnsiTheme="minorHAnsi"/>
              <w:noProof/>
              <w:color w:val="auto"/>
              <w:sz w:val="22"/>
            </w:rPr>
          </w:pPr>
          <w:r>
            <w:rPr>
              <w:rFonts w:cstheme="minorHAnsi"/>
              <w:szCs w:val="20"/>
            </w:rPr>
            <w:fldChar w:fldCharType="begin"/>
          </w:r>
          <w:r w:rsidR="002C6035">
            <w:instrText xml:space="preserve"> TOC \o "1-3" \h \z \u </w:instrText>
          </w:r>
          <w:r>
            <w:rPr>
              <w:rFonts w:cstheme="minorHAnsi"/>
              <w:szCs w:val="20"/>
            </w:rPr>
            <w:fldChar w:fldCharType="separate"/>
          </w:r>
          <w:hyperlink w:anchor="_Toc56086354" w:history="1">
            <w:r w:rsidR="00C56A30" w:rsidRPr="009C4BF6">
              <w:rPr>
                <w:rStyle w:val="Hyperlink"/>
                <w:rFonts w:eastAsia="Times New Roman"/>
                <w:noProof/>
              </w:rPr>
              <w:t>ACKNOWLEDGEMENT</w:t>
            </w:r>
            <w:r w:rsidR="00C56A30">
              <w:rPr>
                <w:noProof/>
                <w:webHidden/>
              </w:rPr>
              <w:tab/>
            </w:r>
            <w:r>
              <w:rPr>
                <w:noProof/>
                <w:webHidden/>
              </w:rPr>
              <w:fldChar w:fldCharType="begin"/>
            </w:r>
            <w:r w:rsidR="00C56A30">
              <w:rPr>
                <w:noProof/>
                <w:webHidden/>
              </w:rPr>
              <w:instrText xml:space="preserve"> PAGEREF _Toc56086354 \h </w:instrText>
            </w:r>
            <w:r>
              <w:rPr>
                <w:noProof/>
                <w:webHidden/>
              </w:rPr>
            </w:r>
            <w:r>
              <w:rPr>
                <w:noProof/>
                <w:webHidden/>
              </w:rPr>
              <w:fldChar w:fldCharType="separate"/>
            </w:r>
            <w:r w:rsidR="00C56A30">
              <w:rPr>
                <w:noProof/>
                <w:webHidden/>
              </w:rPr>
              <w:t>iii</w:t>
            </w:r>
            <w:r>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55" w:history="1">
            <w:r w:rsidR="00C56A30" w:rsidRPr="009C4BF6">
              <w:rPr>
                <w:rStyle w:val="Hyperlink"/>
                <w:noProof/>
              </w:rPr>
              <w:t>ABSTRACT</w:t>
            </w:r>
            <w:r w:rsidR="00C56A30">
              <w:rPr>
                <w:noProof/>
                <w:webHidden/>
              </w:rPr>
              <w:tab/>
            </w:r>
            <w:r w:rsidR="00F14FBC">
              <w:rPr>
                <w:noProof/>
                <w:webHidden/>
              </w:rPr>
              <w:fldChar w:fldCharType="begin"/>
            </w:r>
            <w:r w:rsidR="00C56A30">
              <w:rPr>
                <w:noProof/>
                <w:webHidden/>
              </w:rPr>
              <w:instrText xml:space="preserve"> PAGEREF _Toc56086355 \h </w:instrText>
            </w:r>
            <w:r w:rsidR="00F14FBC">
              <w:rPr>
                <w:noProof/>
                <w:webHidden/>
              </w:rPr>
            </w:r>
            <w:r w:rsidR="00F14FBC">
              <w:rPr>
                <w:noProof/>
                <w:webHidden/>
              </w:rPr>
              <w:fldChar w:fldCharType="separate"/>
            </w:r>
            <w:r w:rsidR="00C56A30">
              <w:rPr>
                <w:noProof/>
                <w:webHidden/>
              </w:rPr>
              <w:t>iv</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56" w:history="1">
            <w:r w:rsidR="00C56A30" w:rsidRPr="009C4BF6">
              <w:rPr>
                <w:rStyle w:val="Hyperlink"/>
                <w:noProof/>
              </w:rPr>
              <w:t>List of figures</w:t>
            </w:r>
            <w:r w:rsidR="00C56A30">
              <w:rPr>
                <w:noProof/>
                <w:webHidden/>
              </w:rPr>
              <w:tab/>
            </w:r>
            <w:r w:rsidR="00F14FBC">
              <w:rPr>
                <w:noProof/>
                <w:webHidden/>
              </w:rPr>
              <w:fldChar w:fldCharType="begin"/>
            </w:r>
            <w:r w:rsidR="00C56A30">
              <w:rPr>
                <w:noProof/>
                <w:webHidden/>
              </w:rPr>
              <w:instrText xml:space="preserve"> PAGEREF _Toc56086356 \h </w:instrText>
            </w:r>
            <w:r w:rsidR="00F14FBC">
              <w:rPr>
                <w:noProof/>
                <w:webHidden/>
              </w:rPr>
            </w:r>
            <w:r w:rsidR="00F14FBC">
              <w:rPr>
                <w:noProof/>
                <w:webHidden/>
              </w:rPr>
              <w:fldChar w:fldCharType="separate"/>
            </w:r>
            <w:r w:rsidR="00C56A30">
              <w:rPr>
                <w:noProof/>
                <w:webHidden/>
              </w:rPr>
              <w:t>vi</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57" w:history="1">
            <w:r w:rsidR="00C56A30" w:rsidRPr="009C4BF6">
              <w:rPr>
                <w:rStyle w:val="Hyperlink"/>
                <w:noProof/>
              </w:rPr>
              <w:t>List of Abbreviations</w:t>
            </w:r>
            <w:r w:rsidR="00C56A30">
              <w:rPr>
                <w:noProof/>
                <w:webHidden/>
              </w:rPr>
              <w:tab/>
            </w:r>
            <w:r w:rsidR="00F14FBC">
              <w:rPr>
                <w:noProof/>
                <w:webHidden/>
              </w:rPr>
              <w:fldChar w:fldCharType="begin"/>
            </w:r>
            <w:r w:rsidR="00C56A30">
              <w:rPr>
                <w:noProof/>
                <w:webHidden/>
              </w:rPr>
              <w:instrText xml:space="preserve"> PAGEREF _Toc56086357 \h </w:instrText>
            </w:r>
            <w:r w:rsidR="00F14FBC">
              <w:rPr>
                <w:noProof/>
                <w:webHidden/>
              </w:rPr>
            </w:r>
            <w:r w:rsidR="00F14FBC">
              <w:rPr>
                <w:noProof/>
                <w:webHidden/>
              </w:rPr>
              <w:fldChar w:fldCharType="separate"/>
            </w:r>
            <w:r w:rsidR="00C56A30">
              <w:rPr>
                <w:noProof/>
                <w:webHidden/>
              </w:rPr>
              <w:t>vii</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58" w:history="1">
            <w:r w:rsidR="00C56A30" w:rsidRPr="009C4BF6">
              <w:rPr>
                <w:rStyle w:val="Hyperlink"/>
                <w:noProof/>
              </w:rPr>
              <w:t>INTRODUCTION</w:t>
            </w:r>
            <w:r w:rsidR="00C56A30">
              <w:rPr>
                <w:noProof/>
                <w:webHidden/>
              </w:rPr>
              <w:tab/>
            </w:r>
            <w:r w:rsidR="00F14FBC">
              <w:rPr>
                <w:noProof/>
                <w:webHidden/>
              </w:rPr>
              <w:fldChar w:fldCharType="begin"/>
            </w:r>
            <w:r w:rsidR="00C56A30">
              <w:rPr>
                <w:noProof/>
                <w:webHidden/>
              </w:rPr>
              <w:instrText xml:space="preserve"> PAGEREF _Toc56086358 \h </w:instrText>
            </w:r>
            <w:r w:rsidR="00F14FBC">
              <w:rPr>
                <w:noProof/>
                <w:webHidden/>
              </w:rPr>
            </w:r>
            <w:r w:rsidR="00F14FBC">
              <w:rPr>
                <w:noProof/>
                <w:webHidden/>
              </w:rPr>
              <w:fldChar w:fldCharType="separate"/>
            </w:r>
            <w:r w:rsidR="00C56A30">
              <w:rPr>
                <w:noProof/>
                <w:webHidden/>
              </w:rPr>
              <w:t>1</w:t>
            </w:r>
            <w:r w:rsidR="00F14FBC">
              <w:rPr>
                <w:noProof/>
                <w:webHidden/>
              </w:rPr>
              <w:fldChar w:fldCharType="end"/>
            </w:r>
          </w:hyperlink>
        </w:p>
        <w:p w:rsidR="00C56A30" w:rsidRDefault="002069B8">
          <w:pPr>
            <w:pStyle w:val="TOC3"/>
            <w:tabs>
              <w:tab w:val="left" w:pos="1100"/>
              <w:tab w:val="right" w:pos="9017"/>
            </w:tabs>
            <w:rPr>
              <w:rFonts w:asciiTheme="minorHAnsi" w:eastAsiaTheme="minorEastAsia" w:hAnsiTheme="minorHAnsi" w:cstheme="minorBidi"/>
              <w:noProof/>
              <w:color w:val="auto"/>
              <w:sz w:val="22"/>
              <w:szCs w:val="22"/>
            </w:rPr>
          </w:pPr>
          <w:r>
            <w:fldChar w:fldCharType="begin"/>
          </w:r>
          <w:r>
            <w:instrText xml:space="preserve"> HYPERLINK \l "_Toc56086359" </w:instrText>
          </w:r>
          <w:r>
            <w:fldChar w:fldCharType="separate"/>
          </w:r>
          <w:r w:rsidR="00C56A30" w:rsidRPr="009C4BF6">
            <w:rPr>
              <w:rStyle w:val="Hyperlink"/>
              <w:noProof/>
            </w:rPr>
            <w:t>1.1</w:t>
          </w:r>
          <w:ins w:id="9" w:author="ErSKS" w:date="2020-11-13T15:12:00Z">
            <w:r w:rsidR="005E4DDC">
              <w:rPr>
                <w:rFonts w:asciiTheme="minorHAnsi" w:eastAsiaTheme="minorEastAsia" w:hAnsiTheme="minorHAnsi" w:cstheme="minorBidi"/>
                <w:noProof/>
                <w:color w:val="auto"/>
                <w:sz w:val="22"/>
                <w:szCs w:val="22"/>
              </w:rPr>
              <w:t xml:space="preserve"> </w:t>
            </w:r>
          </w:ins>
          <w:del w:id="10" w:author="ErSKS" w:date="2020-11-13T15:12:00Z">
            <w:r w:rsidR="00C56A30" w:rsidDel="005E4DDC">
              <w:rPr>
                <w:rFonts w:asciiTheme="minorHAnsi" w:eastAsiaTheme="minorEastAsia" w:hAnsiTheme="minorHAnsi" w:cstheme="minorBidi"/>
                <w:noProof/>
                <w:color w:val="auto"/>
                <w:sz w:val="22"/>
                <w:szCs w:val="22"/>
              </w:rPr>
              <w:tab/>
            </w:r>
          </w:del>
          <w:r w:rsidR="00C56A30" w:rsidRPr="009C4BF6">
            <w:rPr>
              <w:rStyle w:val="Hyperlink"/>
              <w:noProof/>
            </w:rPr>
            <w:t>Background</w:t>
          </w:r>
          <w:r w:rsidR="00C56A30">
            <w:rPr>
              <w:noProof/>
              <w:webHidden/>
            </w:rPr>
            <w:tab/>
          </w:r>
          <w:r w:rsidR="00F14FBC">
            <w:rPr>
              <w:noProof/>
              <w:webHidden/>
            </w:rPr>
            <w:fldChar w:fldCharType="begin"/>
          </w:r>
          <w:r w:rsidR="00C56A30">
            <w:rPr>
              <w:noProof/>
              <w:webHidden/>
            </w:rPr>
            <w:instrText xml:space="preserve"> PAGEREF _Toc56086359 \h </w:instrText>
          </w:r>
          <w:r w:rsidR="00F14FBC">
            <w:rPr>
              <w:noProof/>
              <w:webHidden/>
            </w:rPr>
          </w:r>
          <w:r w:rsidR="00F14FBC">
            <w:rPr>
              <w:noProof/>
              <w:webHidden/>
            </w:rPr>
            <w:fldChar w:fldCharType="separate"/>
          </w:r>
          <w:r w:rsidR="00C56A30">
            <w:rPr>
              <w:noProof/>
              <w:webHidden/>
            </w:rPr>
            <w:t>1</w:t>
          </w:r>
          <w:r w:rsidR="00F14FBC">
            <w:rPr>
              <w:noProof/>
              <w:webHidden/>
            </w:rPr>
            <w:fldChar w:fldCharType="end"/>
          </w:r>
          <w:r>
            <w:rPr>
              <w:noProof/>
            </w:rPr>
            <w:fldChar w:fldCharType="end"/>
          </w:r>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0" w:history="1">
            <w:r w:rsidR="00C56A30" w:rsidRPr="009C4BF6">
              <w:rPr>
                <w:rStyle w:val="Hyperlink"/>
                <w:noProof/>
              </w:rPr>
              <w:t>1.2 Motivation</w:t>
            </w:r>
            <w:r w:rsidR="00C56A30">
              <w:rPr>
                <w:noProof/>
                <w:webHidden/>
              </w:rPr>
              <w:tab/>
            </w:r>
            <w:r w:rsidR="00F14FBC">
              <w:rPr>
                <w:noProof/>
                <w:webHidden/>
              </w:rPr>
              <w:fldChar w:fldCharType="begin"/>
            </w:r>
            <w:r w:rsidR="00C56A30">
              <w:rPr>
                <w:noProof/>
                <w:webHidden/>
              </w:rPr>
              <w:instrText xml:space="preserve"> PAGEREF _Toc56086360 \h </w:instrText>
            </w:r>
            <w:r w:rsidR="00F14FBC">
              <w:rPr>
                <w:noProof/>
                <w:webHidden/>
              </w:rPr>
            </w:r>
            <w:r w:rsidR="00F14FBC">
              <w:rPr>
                <w:noProof/>
                <w:webHidden/>
              </w:rPr>
              <w:fldChar w:fldCharType="separate"/>
            </w:r>
            <w:r w:rsidR="00C56A30">
              <w:rPr>
                <w:noProof/>
                <w:webHidden/>
              </w:rPr>
              <w:t>2</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1" w:history="1">
            <w:r w:rsidR="00C56A30" w:rsidRPr="009C4BF6">
              <w:rPr>
                <w:rStyle w:val="Hyperlink"/>
                <w:noProof/>
              </w:rPr>
              <w:t>1.3 Statement of Problem</w:t>
            </w:r>
            <w:r w:rsidR="00C56A30">
              <w:rPr>
                <w:noProof/>
                <w:webHidden/>
              </w:rPr>
              <w:tab/>
            </w:r>
            <w:r w:rsidR="00F14FBC">
              <w:rPr>
                <w:noProof/>
                <w:webHidden/>
              </w:rPr>
              <w:fldChar w:fldCharType="begin"/>
            </w:r>
            <w:r w:rsidR="00C56A30">
              <w:rPr>
                <w:noProof/>
                <w:webHidden/>
              </w:rPr>
              <w:instrText xml:space="preserve"> PAGEREF _Toc56086361 \h </w:instrText>
            </w:r>
            <w:r w:rsidR="00F14FBC">
              <w:rPr>
                <w:noProof/>
                <w:webHidden/>
              </w:rPr>
            </w:r>
            <w:r w:rsidR="00F14FBC">
              <w:rPr>
                <w:noProof/>
                <w:webHidden/>
              </w:rPr>
              <w:fldChar w:fldCharType="separate"/>
            </w:r>
            <w:r w:rsidR="00C56A30">
              <w:rPr>
                <w:noProof/>
                <w:webHidden/>
              </w:rPr>
              <w:t>2</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2" w:history="1">
            <w:r w:rsidR="00C56A30" w:rsidRPr="009C4BF6">
              <w:rPr>
                <w:rStyle w:val="Hyperlink"/>
                <w:noProof/>
              </w:rPr>
              <w:t>1.4 Objectives</w:t>
            </w:r>
            <w:r w:rsidR="00C56A30">
              <w:rPr>
                <w:noProof/>
                <w:webHidden/>
              </w:rPr>
              <w:tab/>
            </w:r>
            <w:r w:rsidR="00F14FBC">
              <w:rPr>
                <w:noProof/>
                <w:webHidden/>
              </w:rPr>
              <w:fldChar w:fldCharType="begin"/>
            </w:r>
            <w:r w:rsidR="00C56A30">
              <w:rPr>
                <w:noProof/>
                <w:webHidden/>
              </w:rPr>
              <w:instrText xml:space="preserve"> PAGEREF _Toc56086362 \h </w:instrText>
            </w:r>
            <w:r w:rsidR="00F14FBC">
              <w:rPr>
                <w:noProof/>
                <w:webHidden/>
              </w:rPr>
            </w:r>
            <w:r w:rsidR="00F14FBC">
              <w:rPr>
                <w:noProof/>
                <w:webHidden/>
              </w:rPr>
              <w:fldChar w:fldCharType="separate"/>
            </w:r>
            <w:r w:rsidR="00C56A30">
              <w:rPr>
                <w:noProof/>
                <w:webHidden/>
              </w:rPr>
              <w:t>2</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3" w:history="1">
            <w:r w:rsidR="00C56A30" w:rsidRPr="009C4BF6">
              <w:rPr>
                <w:rStyle w:val="Hyperlink"/>
                <w:noProof/>
              </w:rPr>
              <w:t>1.5 Our Approach</w:t>
            </w:r>
            <w:r w:rsidR="00C56A30">
              <w:rPr>
                <w:noProof/>
                <w:webHidden/>
              </w:rPr>
              <w:tab/>
            </w:r>
            <w:r w:rsidR="00F14FBC">
              <w:rPr>
                <w:noProof/>
                <w:webHidden/>
              </w:rPr>
              <w:fldChar w:fldCharType="begin"/>
            </w:r>
            <w:r w:rsidR="00C56A30">
              <w:rPr>
                <w:noProof/>
                <w:webHidden/>
              </w:rPr>
              <w:instrText xml:space="preserve"> PAGEREF _Toc56086363 \h </w:instrText>
            </w:r>
            <w:r w:rsidR="00F14FBC">
              <w:rPr>
                <w:noProof/>
                <w:webHidden/>
              </w:rPr>
            </w:r>
            <w:r w:rsidR="00F14FBC">
              <w:rPr>
                <w:noProof/>
                <w:webHidden/>
              </w:rPr>
              <w:fldChar w:fldCharType="separate"/>
            </w:r>
            <w:r w:rsidR="00C56A30">
              <w:rPr>
                <w:noProof/>
                <w:webHidden/>
              </w:rPr>
              <w:t>2</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4" w:history="1">
            <w:r w:rsidR="00C56A30" w:rsidRPr="009C4BF6">
              <w:rPr>
                <w:rStyle w:val="Hyperlink"/>
                <w:noProof/>
              </w:rPr>
              <w:t>1.6 Scope</w:t>
            </w:r>
            <w:r w:rsidR="00C56A30">
              <w:rPr>
                <w:noProof/>
                <w:webHidden/>
              </w:rPr>
              <w:tab/>
            </w:r>
            <w:r w:rsidR="00F14FBC">
              <w:rPr>
                <w:noProof/>
                <w:webHidden/>
              </w:rPr>
              <w:fldChar w:fldCharType="begin"/>
            </w:r>
            <w:r w:rsidR="00C56A30">
              <w:rPr>
                <w:noProof/>
                <w:webHidden/>
              </w:rPr>
              <w:instrText xml:space="preserve"> PAGEREF _Toc56086364 \h </w:instrText>
            </w:r>
            <w:r w:rsidR="00F14FBC">
              <w:rPr>
                <w:noProof/>
                <w:webHidden/>
              </w:rPr>
            </w:r>
            <w:r w:rsidR="00F14FBC">
              <w:rPr>
                <w:noProof/>
                <w:webHidden/>
              </w:rPr>
              <w:fldChar w:fldCharType="separate"/>
            </w:r>
            <w:r w:rsidR="00C56A30">
              <w:rPr>
                <w:noProof/>
                <w:webHidden/>
              </w:rPr>
              <w:t>2</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5" w:history="1">
            <w:r w:rsidR="00C56A30" w:rsidRPr="009C4BF6">
              <w:rPr>
                <w:rStyle w:val="Hyperlink"/>
                <w:noProof/>
              </w:rPr>
              <w:t>1.7 Structure of Project Report</w:t>
            </w:r>
            <w:r w:rsidR="00C56A30">
              <w:rPr>
                <w:noProof/>
                <w:webHidden/>
              </w:rPr>
              <w:tab/>
            </w:r>
            <w:r w:rsidR="00F14FBC">
              <w:rPr>
                <w:noProof/>
                <w:webHidden/>
              </w:rPr>
              <w:fldChar w:fldCharType="begin"/>
            </w:r>
            <w:r w:rsidR="00C56A30">
              <w:rPr>
                <w:noProof/>
                <w:webHidden/>
              </w:rPr>
              <w:instrText xml:space="preserve"> PAGEREF _Toc56086365 \h </w:instrText>
            </w:r>
            <w:r w:rsidR="00F14FBC">
              <w:rPr>
                <w:noProof/>
                <w:webHidden/>
              </w:rPr>
            </w:r>
            <w:r w:rsidR="00F14FBC">
              <w:rPr>
                <w:noProof/>
                <w:webHidden/>
              </w:rPr>
              <w:fldChar w:fldCharType="separate"/>
            </w:r>
            <w:r w:rsidR="00C56A30">
              <w:rPr>
                <w:noProof/>
                <w:webHidden/>
              </w:rPr>
              <w:t>2</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66" w:history="1">
            <w:r w:rsidR="00C56A30" w:rsidRPr="009C4BF6">
              <w:rPr>
                <w:rStyle w:val="Hyperlink"/>
                <w:noProof/>
              </w:rPr>
              <w:t>LITERATURE REVIEW</w:t>
            </w:r>
            <w:r w:rsidR="00C56A30">
              <w:rPr>
                <w:noProof/>
                <w:webHidden/>
              </w:rPr>
              <w:tab/>
            </w:r>
            <w:r w:rsidR="00F14FBC">
              <w:rPr>
                <w:noProof/>
                <w:webHidden/>
              </w:rPr>
              <w:fldChar w:fldCharType="begin"/>
            </w:r>
            <w:r w:rsidR="00C56A30">
              <w:rPr>
                <w:noProof/>
                <w:webHidden/>
              </w:rPr>
              <w:instrText xml:space="preserve"> PAGEREF _Toc56086366 \h </w:instrText>
            </w:r>
            <w:r w:rsidR="00F14FBC">
              <w:rPr>
                <w:noProof/>
                <w:webHidden/>
              </w:rPr>
            </w:r>
            <w:r w:rsidR="00F14FBC">
              <w:rPr>
                <w:noProof/>
                <w:webHidden/>
              </w:rPr>
              <w:fldChar w:fldCharType="separate"/>
            </w:r>
            <w:r w:rsidR="00C56A30">
              <w:rPr>
                <w:noProof/>
                <w:webHidden/>
              </w:rPr>
              <w:t>3</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67" w:history="1">
            <w:r w:rsidR="00C56A30" w:rsidRPr="009C4BF6">
              <w:rPr>
                <w:rStyle w:val="Hyperlink"/>
                <w:noProof/>
              </w:rPr>
              <w:t>METHODOLOGY</w:t>
            </w:r>
            <w:r w:rsidR="00C56A30">
              <w:rPr>
                <w:noProof/>
                <w:webHidden/>
              </w:rPr>
              <w:tab/>
            </w:r>
            <w:r w:rsidR="00F14FBC">
              <w:rPr>
                <w:noProof/>
                <w:webHidden/>
              </w:rPr>
              <w:fldChar w:fldCharType="begin"/>
            </w:r>
            <w:r w:rsidR="00C56A30">
              <w:rPr>
                <w:noProof/>
                <w:webHidden/>
              </w:rPr>
              <w:instrText xml:space="preserve"> PAGEREF _Toc56086367 \h </w:instrText>
            </w:r>
            <w:r w:rsidR="00F14FBC">
              <w:rPr>
                <w:noProof/>
                <w:webHidden/>
              </w:rPr>
            </w:r>
            <w:r w:rsidR="00F14FBC">
              <w:rPr>
                <w:noProof/>
                <w:webHidden/>
              </w:rPr>
              <w:fldChar w:fldCharType="separate"/>
            </w:r>
            <w:r w:rsidR="00C56A30">
              <w:rPr>
                <w:noProof/>
                <w:webHidden/>
              </w:rPr>
              <w:t>5</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8" w:history="1">
            <w:r w:rsidR="00C56A30" w:rsidRPr="009C4BF6">
              <w:rPr>
                <w:rStyle w:val="Hyperlink"/>
                <w:noProof/>
              </w:rPr>
              <w:t>3.1 Background</w:t>
            </w:r>
            <w:r w:rsidR="00C56A30">
              <w:rPr>
                <w:noProof/>
                <w:webHidden/>
              </w:rPr>
              <w:tab/>
            </w:r>
            <w:r w:rsidR="00F14FBC">
              <w:rPr>
                <w:noProof/>
                <w:webHidden/>
              </w:rPr>
              <w:fldChar w:fldCharType="begin"/>
            </w:r>
            <w:r w:rsidR="00C56A30">
              <w:rPr>
                <w:noProof/>
                <w:webHidden/>
              </w:rPr>
              <w:instrText xml:space="preserve"> PAGEREF _Toc56086368 \h </w:instrText>
            </w:r>
            <w:r w:rsidR="00F14FBC">
              <w:rPr>
                <w:noProof/>
                <w:webHidden/>
              </w:rPr>
            </w:r>
            <w:r w:rsidR="00F14FBC">
              <w:rPr>
                <w:noProof/>
                <w:webHidden/>
              </w:rPr>
              <w:fldChar w:fldCharType="separate"/>
            </w:r>
            <w:r w:rsidR="00C56A30">
              <w:rPr>
                <w:noProof/>
                <w:webHidden/>
              </w:rPr>
              <w:t>5</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69" w:history="1">
            <w:r w:rsidR="00C56A30" w:rsidRPr="009C4BF6">
              <w:rPr>
                <w:rStyle w:val="Hyperlink"/>
                <w:noProof/>
              </w:rPr>
              <w:t>3.2 Deep Learning</w:t>
            </w:r>
            <w:r w:rsidR="00C56A30">
              <w:rPr>
                <w:noProof/>
                <w:webHidden/>
              </w:rPr>
              <w:tab/>
            </w:r>
            <w:r w:rsidR="00F14FBC">
              <w:rPr>
                <w:noProof/>
                <w:webHidden/>
              </w:rPr>
              <w:fldChar w:fldCharType="begin"/>
            </w:r>
            <w:r w:rsidR="00C56A30">
              <w:rPr>
                <w:noProof/>
                <w:webHidden/>
              </w:rPr>
              <w:instrText xml:space="preserve"> PAGEREF _Toc56086369 \h </w:instrText>
            </w:r>
            <w:r w:rsidR="00F14FBC">
              <w:rPr>
                <w:noProof/>
                <w:webHidden/>
              </w:rPr>
            </w:r>
            <w:r w:rsidR="00F14FBC">
              <w:rPr>
                <w:noProof/>
                <w:webHidden/>
              </w:rPr>
              <w:fldChar w:fldCharType="separate"/>
            </w:r>
            <w:r w:rsidR="00C56A30">
              <w:rPr>
                <w:noProof/>
                <w:webHidden/>
              </w:rPr>
              <w:t>5</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0" w:history="1">
            <w:r w:rsidR="00C56A30" w:rsidRPr="009C4BF6">
              <w:rPr>
                <w:rStyle w:val="Hyperlink"/>
                <w:noProof/>
              </w:rPr>
              <w:t>3.3 Block Diagram</w:t>
            </w:r>
            <w:r w:rsidR="00C56A30">
              <w:rPr>
                <w:noProof/>
                <w:webHidden/>
              </w:rPr>
              <w:tab/>
            </w:r>
            <w:r w:rsidR="00F14FBC">
              <w:rPr>
                <w:noProof/>
                <w:webHidden/>
              </w:rPr>
              <w:fldChar w:fldCharType="begin"/>
            </w:r>
            <w:r w:rsidR="00C56A30">
              <w:rPr>
                <w:noProof/>
                <w:webHidden/>
              </w:rPr>
              <w:instrText xml:space="preserve"> PAGEREF _Toc56086370 \h </w:instrText>
            </w:r>
            <w:r w:rsidR="00F14FBC">
              <w:rPr>
                <w:noProof/>
                <w:webHidden/>
              </w:rPr>
            </w:r>
            <w:r w:rsidR="00F14FBC">
              <w:rPr>
                <w:noProof/>
                <w:webHidden/>
              </w:rPr>
              <w:fldChar w:fldCharType="separate"/>
            </w:r>
            <w:r w:rsidR="00C56A30">
              <w:rPr>
                <w:noProof/>
                <w:webHidden/>
              </w:rPr>
              <w:t>6</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1" w:history="1">
            <w:r w:rsidR="00C56A30" w:rsidRPr="009C4BF6">
              <w:rPr>
                <w:rStyle w:val="Hyperlink"/>
                <w:noProof/>
              </w:rPr>
              <w:t>3.4 Algorithm used</w:t>
            </w:r>
            <w:r w:rsidR="00C56A30">
              <w:rPr>
                <w:noProof/>
                <w:webHidden/>
              </w:rPr>
              <w:tab/>
            </w:r>
            <w:r w:rsidR="00F14FBC">
              <w:rPr>
                <w:noProof/>
                <w:webHidden/>
              </w:rPr>
              <w:fldChar w:fldCharType="begin"/>
            </w:r>
            <w:r w:rsidR="00C56A30">
              <w:rPr>
                <w:noProof/>
                <w:webHidden/>
              </w:rPr>
              <w:instrText xml:space="preserve"> PAGEREF _Toc56086371 \h </w:instrText>
            </w:r>
            <w:r w:rsidR="00F14FBC">
              <w:rPr>
                <w:noProof/>
                <w:webHidden/>
              </w:rPr>
            </w:r>
            <w:r w:rsidR="00F14FBC">
              <w:rPr>
                <w:noProof/>
                <w:webHidden/>
              </w:rPr>
              <w:fldChar w:fldCharType="separate"/>
            </w:r>
            <w:r w:rsidR="00C56A30">
              <w:rPr>
                <w:noProof/>
                <w:webHidden/>
              </w:rPr>
              <w:t>7</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2" w:history="1">
            <w:r w:rsidR="00C56A30" w:rsidRPr="009C4BF6">
              <w:rPr>
                <w:rStyle w:val="Hyperlink"/>
                <w:noProof/>
              </w:rPr>
              <w:t>3.5 Parameter Selection</w:t>
            </w:r>
            <w:r w:rsidR="00C56A30">
              <w:rPr>
                <w:noProof/>
                <w:webHidden/>
              </w:rPr>
              <w:tab/>
            </w:r>
            <w:r w:rsidR="00F14FBC">
              <w:rPr>
                <w:noProof/>
                <w:webHidden/>
              </w:rPr>
              <w:fldChar w:fldCharType="begin"/>
            </w:r>
            <w:r w:rsidR="00C56A30">
              <w:rPr>
                <w:noProof/>
                <w:webHidden/>
              </w:rPr>
              <w:instrText xml:space="preserve"> PAGEREF _Toc56086372 \h </w:instrText>
            </w:r>
            <w:r w:rsidR="00F14FBC">
              <w:rPr>
                <w:noProof/>
                <w:webHidden/>
              </w:rPr>
            </w:r>
            <w:r w:rsidR="00F14FBC">
              <w:rPr>
                <w:noProof/>
                <w:webHidden/>
              </w:rPr>
              <w:fldChar w:fldCharType="separate"/>
            </w:r>
            <w:r w:rsidR="00C56A30">
              <w:rPr>
                <w:noProof/>
                <w:webHidden/>
              </w:rPr>
              <w:t>8</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3" w:history="1">
            <w:r w:rsidR="00C56A30" w:rsidRPr="009C4BF6">
              <w:rPr>
                <w:rStyle w:val="Hyperlink"/>
                <w:noProof/>
              </w:rPr>
              <w:t>3.6 Data Set</w:t>
            </w:r>
            <w:r w:rsidR="00C56A30">
              <w:rPr>
                <w:noProof/>
                <w:webHidden/>
              </w:rPr>
              <w:tab/>
            </w:r>
            <w:r w:rsidR="00F14FBC">
              <w:rPr>
                <w:noProof/>
                <w:webHidden/>
              </w:rPr>
              <w:fldChar w:fldCharType="begin"/>
            </w:r>
            <w:r w:rsidR="00C56A30">
              <w:rPr>
                <w:noProof/>
                <w:webHidden/>
              </w:rPr>
              <w:instrText xml:space="preserve"> PAGEREF _Toc56086373 \h </w:instrText>
            </w:r>
            <w:r w:rsidR="00F14FBC">
              <w:rPr>
                <w:noProof/>
                <w:webHidden/>
              </w:rPr>
            </w:r>
            <w:r w:rsidR="00F14FBC">
              <w:rPr>
                <w:noProof/>
                <w:webHidden/>
              </w:rPr>
              <w:fldChar w:fldCharType="separate"/>
            </w:r>
            <w:r w:rsidR="00C56A30">
              <w:rPr>
                <w:noProof/>
                <w:webHidden/>
              </w:rPr>
              <w:t>8</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4" w:history="1">
            <w:r w:rsidR="00C56A30" w:rsidRPr="009C4BF6">
              <w:rPr>
                <w:rStyle w:val="Hyperlink"/>
                <w:noProof/>
              </w:rPr>
              <w:t>3.7Tools and Platform</w:t>
            </w:r>
            <w:r w:rsidR="00C56A30">
              <w:rPr>
                <w:noProof/>
                <w:webHidden/>
              </w:rPr>
              <w:tab/>
            </w:r>
            <w:r w:rsidR="00F14FBC">
              <w:rPr>
                <w:noProof/>
                <w:webHidden/>
              </w:rPr>
              <w:fldChar w:fldCharType="begin"/>
            </w:r>
            <w:r w:rsidR="00C56A30">
              <w:rPr>
                <w:noProof/>
                <w:webHidden/>
              </w:rPr>
              <w:instrText xml:space="preserve"> PAGEREF _Toc56086374 \h </w:instrText>
            </w:r>
            <w:r w:rsidR="00F14FBC">
              <w:rPr>
                <w:noProof/>
                <w:webHidden/>
              </w:rPr>
            </w:r>
            <w:r w:rsidR="00F14FBC">
              <w:rPr>
                <w:noProof/>
                <w:webHidden/>
              </w:rPr>
              <w:fldChar w:fldCharType="separate"/>
            </w:r>
            <w:r w:rsidR="00C56A30">
              <w:rPr>
                <w:noProof/>
                <w:webHidden/>
              </w:rPr>
              <w:t>8</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75" w:history="1">
            <w:r w:rsidR="00C56A30" w:rsidRPr="009C4BF6">
              <w:rPr>
                <w:rStyle w:val="Hyperlink"/>
                <w:noProof/>
              </w:rPr>
              <w:t>RESULT AND DISCUSSION</w:t>
            </w:r>
            <w:r w:rsidR="00C56A30">
              <w:rPr>
                <w:noProof/>
                <w:webHidden/>
              </w:rPr>
              <w:tab/>
            </w:r>
            <w:r w:rsidR="00F14FBC">
              <w:rPr>
                <w:noProof/>
                <w:webHidden/>
              </w:rPr>
              <w:fldChar w:fldCharType="begin"/>
            </w:r>
            <w:r w:rsidR="00C56A30">
              <w:rPr>
                <w:noProof/>
                <w:webHidden/>
              </w:rPr>
              <w:instrText xml:space="preserve"> PAGEREF _Toc56086375 \h </w:instrText>
            </w:r>
            <w:r w:rsidR="00F14FBC">
              <w:rPr>
                <w:noProof/>
                <w:webHidden/>
              </w:rPr>
            </w:r>
            <w:r w:rsidR="00F14FBC">
              <w:rPr>
                <w:noProof/>
                <w:webHidden/>
              </w:rPr>
              <w:fldChar w:fldCharType="separate"/>
            </w:r>
            <w:r w:rsidR="00C56A30">
              <w:rPr>
                <w:noProof/>
                <w:webHidden/>
              </w:rPr>
              <w:t>10</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6" w:history="1">
            <w:r w:rsidR="00C56A30" w:rsidRPr="009C4BF6">
              <w:rPr>
                <w:rStyle w:val="Hyperlink"/>
                <w:noProof/>
              </w:rPr>
              <w:t>4.1 Overview</w:t>
            </w:r>
            <w:r w:rsidR="00C56A30">
              <w:rPr>
                <w:noProof/>
                <w:webHidden/>
              </w:rPr>
              <w:tab/>
            </w:r>
            <w:r w:rsidR="00F14FBC">
              <w:rPr>
                <w:noProof/>
                <w:webHidden/>
              </w:rPr>
              <w:fldChar w:fldCharType="begin"/>
            </w:r>
            <w:r w:rsidR="00C56A30">
              <w:rPr>
                <w:noProof/>
                <w:webHidden/>
              </w:rPr>
              <w:instrText xml:space="preserve"> PAGEREF _Toc56086376 \h </w:instrText>
            </w:r>
            <w:r w:rsidR="00F14FBC">
              <w:rPr>
                <w:noProof/>
                <w:webHidden/>
              </w:rPr>
            </w:r>
            <w:r w:rsidR="00F14FBC">
              <w:rPr>
                <w:noProof/>
                <w:webHidden/>
              </w:rPr>
              <w:fldChar w:fldCharType="separate"/>
            </w:r>
            <w:r w:rsidR="00C56A30">
              <w:rPr>
                <w:noProof/>
                <w:webHidden/>
              </w:rPr>
              <w:t>10</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7" w:history="1">
            <w:r w:rsidR="00C56A30" w:rsidRPr="009C4BF6">
              <w:rPr>
                <w:rStyle w:val="Hyperlink"/>
                <w:noProof/>
              </w:rPr>
              <w:t>4.2 Result Analysis</w:t>
            </w:r>
            <w:r w:rsidR="00C56A30">
              <w:rPr>
                <w:noProof/>
                <w:webHidden/>
              </w:rPr>
              <w:tab/>
            </w:r>
            <w:r w:rsidR="00F14FBC">
              <w:rPr>
                <w:noProof/>
                <w:webHidden/>
              </w:rPr>
              <w:fldChar w:fldCharType="begin"/>
            </w:r>
            <w:r w:rsidR="00C56A30">
              <w:rPr>
                <w:noProof/>
                <w:webHidden/>
              </w:rPr>
              <w:instrText xml:space="preserve"> PAGEREF _Toc56086377 \h </w:instrText>
            </w:r>
            <w:r w:rsidR="00F14FBC">
              <w:rPr>
                <w:noProof/>
                <w:webHidden/>
              </w:rPr>
            </w:r>
            <w:r w:rsidR="00F14FBC">
              <w:rPr>
                <w:noProof/>
                <w:webHidden/>
              </w:rPr>
              <w:fldChar w:fldCharType="separate"/>
            </w:r>
            <w:r w:rsidR="00C56A30">
              <w:rPr>
                <w:noProof/>
                <w:webHidden/>
              </w:rPr>
              <w:t>10</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8" w:history="1">
            <w:r w:rsidR="00C56A30" w:rsidRPr="009C4BF6">
              <w:rPr>
                <w:rStyle w:val="Hyperlink"/>
                <w:noProof/>
              </w:rPr>
              <w:t>4.3 Experimental Analysis</w:t>
            </w:r>
            <w:r w:rsidR="00C56A30">
              <w:rPr>
                <w:noProof/>
                <w:webHidden/>
              </w:rPr>
              <w:tab/>
            </w:r>
            <w:r w:rsidR="00F14FBC">
              <w:rPr>
                <w:noProof/>
                <w:webHidden/>
              </w:rPr>
              <w:fldChar w:fldCharType="begin"/>
            </w:r>
            <w:r w:rsidR="00C56A30">
              <w:rPr>
                <w:noProof/>
                <w:webHidden/>
              </w:rPr>
              <w:instrText xml:space="preserve"> PAGEREF _Toc56086378 \h </w:instrText>
            </w:r>
            <w:r w:rsidR="00F14FBC">
              <w:rPr>
                <w:noProof/>
                <w:webHidden/>
              </w:rPr>
            </w:r>
            <w:r w:rsidR="00F14FBC">
              <w:rPr>
                <w:noProof/>
                <w:webHidden/>
              </w:rPr>
              <w:fldChar w:fldCharType="separate"/>
            </w:r>
            <w:r w:rsidR="00C56A30">
              <w:rPr>
                <w:noProof/>
                <w:webHidden/>
              </w:rPr>
              <w:t>12</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79" w:history="1">
            <w:r w:rsidR="00C56A30" w:rsidRPr="009C4BF6">
              <w:rPr>
                <w:rStyle w:val="Hyperlink"/>
                <w:noProof/>
              </w:rPr>
              <w:t>4.4 User Interface</w:t>
            </w:r>
            <w:r w:rsidR="00C56A30">
              <w:rPr>
                <w:noProof/>
                <w:webHidden/>
              </w:rPr>
              <w:tab/>
            </w:r>
            <w:r w:rsidR="00F14FBC">
              <w:rPr>
                <w:noProof/>
                <w:webHidden/>
              </w:rPr>
              <w:fldChar w:fldCharType="begin"/>
            </w:r>
            <w:r w:rsidR="00C56A30">
              <w:rPr>
                <w:noProof/>
                <w:webHidden/>
              </w:rPr>
              <w:instrText xml:space="preserve"> PAGEREF _Toc56086379 \h </w:instrText>
            </w:r>
            <w:r w:rsidR="00F14FBC">
              <w:rPr>
                <w:noProof/>
                <w:webHidden/>
              </w:rPr>
            </w:r>
            <w:r w:rsidR="00F14FBC">
              <w:rPr>
                <w:noProof/>
                <w:webHidden/>
              </w:rPr>
              <w:fldChar w:fldCharType="separate"/>
            </w:r>
            <w:r w:rsidR="00C56A30">
              <w:rPr>
                <w:noProof/>
                <w:webHidden/>
              </w:rPr>
              <w:t>13</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80" w:history="1">
            <w:r w:rsidR="00C56A30" w:rsidRPr="009C4BF6">
              <w:rPr>
                <w:rStyle w:val="Hyperlink"/>
                <w:noProof/>
              </w:rPr>
              <w:t>CONCLUSION AND RECOMMENDATION</w:t>
            </w:r>
            <w:r w:rsidR="00C56A30">
              <w:rPr>
                <w:noProof/>
                <w:webHidden/>
              </w:rPr>
              <w:tab/>
            </w:r>
            <w:r w:rsidR="00F14FBC">
              <w:rPr>
                <w:noProof/>
                <w:webHidden/>
              </w:rPr>
              <w:fldChar w:fldCharType="begin"/>
            </w:r>
            <w:r w:rsidR="00C56A30">
              <w:rPr>
                <w:noProof/>
                <w:webHidden/>
              </w:rPr>
              <w:instrText xml:space="preserve"> PAGEREF _Toc56086380 \h </w:instrText>
            </w:r>
            <w:r w:rsidR="00F14FBC">
              <w:rPr>
                <w:noProof/>
                <w:webHidden/>
              </w:rPr>
            </w:r>
            <w:r w:rsidR="00F14FBC">
              <w:rPr>
                <w:noProof/>
                <w:webHidden/>
              </w:rPr>
              <w:fldChar w:fldCharType="separate"/>
            </w:r>
            <w:r w:rsidR="00C56A30">
              <w:rPr>
                <w:noProof/>
                <w:webHidden/>
              </w:rPr>
              <w:t>14</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81" w:history="1">
            <w:r w:rsidR="00C56A30" w:rsidRPr="009C4BF6">
              <w:rPr>
                <w:rStyle w:val="Hyperlink"/>
                <w:noProof/>
              </w:rPr>
              <w:t>5.1 Conclusion</w:t>
            </w:r>
            <w:r w:rsidR="00C56A30">
              <w:rPr>
                <w:noProof/>
                <w:webHidden/>
              </w:rPr>
              <w:tab/>
            </w:r>
            <w:r w:rsidR="00F14FBC">
              <w:rPr>
                <w:noProof/>
                <w:webHidden/>
              </w:rPr>
              <w:fldChar w:fldCharType="begin"/>
            </w:r>
            <w:r w:rsidR="00C56A30">
              <w:rPr>
                <w:noProof/>
                <w:webHidden/>
              </w:rPr>
              <w:instrText xml:space="preserve"> PAGEREF _Toc56086381 \h </w:instrText>
            </w:r>
            <w:r w:rsidR="00F14FBC">
              <w:rPr>
                <w:noProof/>
                <w:webHidden/>
              </w:rPr>
            </w:r>
            <w:r w:rsidR="00F14FBC">
              <w:rPr>
                <w:noProof/>
                <w:webHidden/>
              </w:rPr>
              <w:fldChar w:fldCharType="separate"/>
            </w:r>
            <w:r w:rsidR="00C56A30">
              <w:rPr>
                <w:noProof/>
                <w:webHidden/>
              </w:rPr>
              <w:t>14</w:t>
            </w:r>
            <w:r w:rsidR="00F14FBC">
              <w:rPr>
                <w:noProof/>
                <w:webHidden/>
              </w:rPr>
              <w:fldChar w:fldCharType="end"/>
            </w:r>
          </w:hyperlink>
        </w:p>
        <w:p w:rsidR="00C56A30" w:rsidRDefault="002069B8">
          <w:pPr>
            <w:pStyle w:val="TOC3"/>
            <w:tabs>
              <w:tab w:val="right" w:pos="9017"/>
            </w:tabs>
            <w:rPr>
              <w:rFonts w:asciiTheme="minorHAnsi" w:eastAsiaTheme="minorEastAsia" w:hAnsiTheme="minorHAnsi" w:cstheme="minorBidi"/>
              <w:noProof/>
              <w:color w:val="auto"/>
              <w:sz w:val="22"/>
              <w:szCs w:val="22"/>
            </w:rPr>
          </w:pPr>
          <w:hyperlink w:anchor="_Toc56086382" w:history="1">
            <w:r w:rsidR="00C56A30" w:rsidRPr="009C4BF6">
              <w:rPr>
                <w:rStyle w:val="Hyperlink"/>
                <w:noProof/>
              </w:rPr>
              <w:t>5.2 Future recommendation</w:t>
            </w:r>
            <w:r w:rsidR="00C56A30">
              <w:rPr>
                <w:noProof/>
                <w:webHidden/>
              </w:rPr>
              <w:tab/>
            </w:r>
            <w:r w:rsidR="00F14FBC">
              <w:rPr>
                <w:noProof/>
                <w:webHidden/>
              </w:rPr>
              <w:fldChar w:fldCharType="begin"/>
            </w:r>
            <w:r w:rsidR="00C56A30">
              <w:rPr>
                <w:noProof/>
                <w:webHidden/>
              </w:rPr>
              <w:instrText xml:space="preserve"> PAGEREF _Toc56086382 \h </w:instrText>
            </w:r>
            <w:r w:rsidR="00F14FBC">
              <w:rPr>
                <w:noProof/>
                <w:webHidden/>
              </w:rPr>
            </w:r>
            <w:r w:rsidR="00F14FBC">
              <w:rPr>
                <w:noProof/>
                <w:webHidden/>
              </w:rPr>
              <w:fldChar w:fldCharType="separate"/>
            </w:r>
            <w:r w:rsidR="00C56A30">
              <w:rPr>
                <w:noProof/>
                <w:webHidden/>
              </w:rPr>
              <w:t>14</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83" w:history="1">
            <w:r w:rsidR="00C56A30" w:rsidRPr="009C4BF6">
              <w:rPr>
                <w:rStyle w:val="Hyperlink"/>
                <w:noProof/>
              </w:rPr>
              <w:t>Reference</w:t>
            </w:r>
            <w:r w:rsidR="00C56A30">
              <w:rPr>
                <w:noProof/>
                <w:webHidden/>
              </w:rPr>
              <w:tab/>
            </w:r>
            <w:r w:rsidR="00F14FBC">
              <w:rPr>
                <w:noProof/>
                <w:webHidden/>
              </w:rPr>
              <w:fldChar w:fldCharType="begin"/>
            </w:r>
            <w:r w:rsidR="00C56A30">
              <w:rPr>
                <w:noProof/>
                <w:webHidden/>
              </w:rPr>
              <w:instrText xml:space="preserve"> PAGEREF _Toc56086383 \h </w:instrText>
            </w:r>
            <w:r w:rsidR="00F14FBC">
              <w:rPr>
                <w:noProof/>
                <w:webHidden/>
              </w:rPr>
            </w:r>
            <w:r w:rsidR="00F14FBC">
              <w:rPr>
                <w:noProof/>
                <w:webHidden/>
              </w:rPr>
              <w:fldChar w:fldCharType="separate"/>
            </w:r>
            <w:r w:rsidR="00C56A30">
              <w:rPr>
                <w:noProof/>
                <w:webHidden/>
              </w:rPr>
              <w:t>15</w:t>
            </w:r>
            <w:r w:rsidR="00F14FBC">
              <w:rPr>
                <w:noProof/>
                <w:webHidden/>
              </w:rPr>
              <w:fldChar w:fldCharType="end"/>
            </w:r>
          </w:hyperlink>
        </w:p>
        <w:p w:rsidR="00C56A30" w:rsidRDefault="002069B8">
          <w:pPr>
            <w:pStyle w:val="TOC1"/>
            <w:tabs>
              <w:tab w:val="right" w:pos="9017"/>
            </w:tabs>
            <w:rPr>
              <w:rFonts w:asciiTheme="minorHAnsi" w:eastAsiaTheme="minorEastAsia" w:hAnsiTheme="minorHAnsi"/>
              <w:noProof/>
              <w:color w:val="auto"/>
              <w:sz w:val="22"/>
            </w:rPr>
          </w:pPr>
          <w:hyperlink w:anchor="_Toc56086384" w:history="1">
            <w:r w:rsidR="00C56A30" w:rsidRPr="009C4BF6">
              <w:rPr>
                <w:rStyle w:val="Hyperlink"/>
                <w:noProof/>
              </w:rPr>
              <w:t>APPENDIX A</w:t>
            </w:r>
            <w:r w:rsidR="00C56A30">
              <w:rPr>
                <w:noProof/>
                <w:webHidden/>
              </w:rPr>
              <w:tab/>
            </w:r>
            <w:r w:rsidR="00F14FBC">
              <w:rPr>
                <w:noProof/>
                <w:webHidden/>
              </w:rPr>
              <w:fldChar w:fldCharType="begin"/>
            </w:r>
            <w:r w:rsidR="00C56A30">
              <w:rPr>
                <w:noProof/>
                <w:webHidden/>
              </w:rPr>
              <w:instrText xml:space="preserve"> PAGEREF _Toc56086384 \h </w:instrText>
            </w:r>
            <w:r w:rsidR="00F14FBC">
              <w:rPr>
                <w:noProof/>
                <w:webHidden/>
              </w:rPr>
            </w:r>
            <w:r w:rsidR="00F14FBC">
              <w:rPr>
                <w:noProof/>
                <w:webHidden/>
              </w:rPr>
              <w:fldChar w:fldCharType="separate"/>
            </w:r>
            <w:r w:rsidR="00C56A30">
              <w:rPr>
                <w:noProof/>
                <w:webHidden/>
              </w:rPr>
              <w:t>16</w:t>
            </w:r>
            <w:r w:rsidR="00F14FBC">
              <w:rPr>
                <w:noProof/>
                <w:webHidden/>
              </w:rPr>
              <w:fldChar w:fldCharType="end"/>
            </w:r>
          </w:hyperlink>
        </w:p>
        <w:p w:rsidR="002C6035" w:rsidRPr="002C6035" w:rsidRDefault="00F14FBC">
          <w:r>
            <w:rPr>
              <w:b/>
              <w:bCs/>
              <w:noProof/>
            </w:rPr>
            <w:fldChar w:fldCharType="end"/>
          </w:r>
        </w:p>
      </w:sdtContent>
    </w:sdt>
    <w:p w:rsidR="002C6035" w:rsidRDefault="002C6035">
      <w:pPr>
        <w:spacing w:before="0" w:after="160" w:line="259" w:lineRule="auto"/>
        <w:jc w:val="left"/>
        <w:rPr>
          <w:rFonts w:eastAsiaTheme="majorEastAsia" w:cstheme="majorBidi"/>
          <w:b/>
          <w:sz w:val="28"/>
          <w:szCs w:val="32"/>
        </w:rPr>
      </w:pPr>
      <w:r>
        <w:br w:type="page"/>
      </w:r>
    </w:p>
    <w:p w:rsidR="002C6035" w:rsidRDefault="002C6035" w:rsidP="00110E90">
      <w:pPr>
        <w:pStyle w:val="Heading1"/>
      </w:pPr>
      <w:bookmarkStart w:id="11" w:name="_Toc56086356"/>
      <w:r w:rsidRPr="00F75D51">
        <w:lastRenderedPageBreak/>
        <w:t xml:space="preserve">List of </w:t>
      </w:r>
      <w:ins w:id="12" w:author="ErSKS" w:date="2020-11-13T15:12:00Z">
        <w:r w:rsidR="005E4DDC">
          <w:t>F</w:t>
        </w:r>
      </w:ins>
      <w:del w:id="13" w:author="ErSKS" w:date="2020-11-13T15:12:00Z">
        <w:r w:rsidRPr="00F75D51" w:rsidDel="005E4DDC">
          <w:delText>f</w:delText>
        </w:r>
      </w:del>
      <w:r w:rsidRPr="00F75D51">
        <w:t>igures</w:t>
      </w:r>
      <w:bookmarkEnd w:id="7"/>
      <w:bookmarkEnd w:id="6"/>
      <w:bookmarkEnd w:id="11"/>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5385"/>
        <w:gridCol w:w="3005"/>
      </w:tblGrid>
      <w:tr w:rsidR="002C6035" w:rsidTr="00110E90">
        <w:trPr>
          <w:trHeight w:val="487"/>
        </w:trPr>
        <w:tc>
          <w:tcPr>
            <w:tcW w:w="624" w:type="dxa"/>
          </w:tcPr>
          <w:p w:rsidR="002C6035" w:rsidRPr="003D562D" w:rsidRDefault="002C6035" w:rsidP="00110E90">
            <w:pPr>
              <w:rPr>
                <w:szCs w:val="24"/>
              </w:rPr>
            </w:pPr>
            <w:r w:rsidRPr="003D562D">
              <w:rPr>
                <w:szCs w:val="24"/>
              </w:rPr>
              <w:t>1.1</w:t>
            </w:r>
          </w:p>
        </w:tc>
        <w:tc>
          <w:tcPr>
            <w:tcW w:w="5385" w:type="dxa"/>
          </w:tcPr>
          <w:p w:rsidR="002C6035" w:rsidRPr="003D562D" w:rsidRDefault="002C6035" w:rsidP="00110E90">
            <w:pPr>
              <w:rPr>
                <w:szCs w:val="24"/>
              </w:rPr>
            </w:pPr>
            <w:r w:rsidRPr="003D562D">
              <w:rPr>
                <w:szCs w:val="24"/>
              </w:rPr>
              <w:t>Structure of a CNN</w:t>
            </w:r>
          </w:p>
        </w:tc>
        <w:tc>
          <w:tcPr>
            <w:tcW w:w="3005" w:type="dxa"/>
          </w:tcPr>
          <w:p w:rsidR="002C6035" w:rsidRPr="003D562D" w:rsidRDefault="002C6035" w:rsidP="00110E90">
            <w:pPr>
              <w:jc w:val="right"/>
              <w:rPr>
                <w:szCs w:val="24"/>
              </w:rPr>
            </w:pPr>
            <w:r w:rsidRPr="003D562D">
              <w:rPr>
                <w:szCs w:val="24"/>
              </w:rPr>
              <w:t>1</w:t>
            </w:r>
          </w:p>
        </w:tc>
      </w:tr>
      <w:tr w:rsidR="002C6035" w:rsidTr="00110E90">
        <w:trPr>
          <w:trHeight w:val="487"/>
        </w:trPr>
        <w:tc>
          <w:tcPr>
            <w:tcW w:w="624" w:type="dxa"/>
          </w:tcPr>
          <w:p w:rsidR="002C6035" w:rsidRPr="003D562D" w:rsidRDefault="002C6035" w:rsidP="00110E90">
            <w:pPr>
              <w:rPr>
                <w:szCs w:val="24"/>
              </w:rPr>
            </w:pPr>
            <w:r w:rsidRPr="003D562D">
              <w:rPr>
                <w:szCs w:val="24"/>
              </w:rPr>
              <w:t>3.1</w:t>
            </w:r>
          </w:p>
        </w:tc>
        <w:tc>
          <w:tcPr>
            <w:tcW w:w="5385" w:type="dxa"/>
          </w:tcPr>
          <w:p w:rsidR="002C6035" w:rsidRPr="003D562D" w:rsidRDefault="002C6035" w:rsidP="00110E90">
            <w:pPr>
              <w:rPr>
                <w:szCs w:val="24"/>
              </w:rPr>
            </w:pPr>
            <w:r w:rsidRPr="003D562D">
              <w:rPr>
                <w:szCs w:val="24"/>
              </w:rPr>
              <w:t>Deep Learning in AI</w:t>
            </w:r>
          </w:p>
        </w:tc>
        <w:tc>
          <w:tcPr>
            <w:tcW w:w="3005" w:type="dxa"/>
          </w:tcPr>
          <w:p w:rsidR="002C6035" w:rsidRPr="003D562D" w:rsidRDefault="002C6035" w:rsidP="00110E90">
            <w:pPr>
              <w:jc w:val="right"/>
              <w:rPr>
                <w:szCs w:val="24"/>
              </w:rPr>
            </w:pPr>
            <w:r w:rsidRPr="003D562D">
              <w:rPr>
                <w:szCs w:val="24"/>
              </w:rPr>
              <w:t>5</w:t>
            </w:r>
          </w:p>
        </w:tc>
      </w:tr>
      <w:tr w:rsidR="002C6035" w:rsidTr="00110E90">
        <w:trPr>
          <w:trHeight w:val="487"/>
        </w:trPr>
        <w:tc>
          <w:tcPr>
            <w:tcW w:w="624" w:type="dxa"/>
          </w:tcPr>
          <w:p w:rsidR="002C6035" w:rsidRPr="003D562D" w:rsidRDefault="002C6035" w:rsidP="00110E90">
            <w:pPr>
              <w:rPr>
                <w:szCs w:val="24"/>
              </w:rPr>
            </w:pPr>
            <w:r w:rsidRPr="003D562D">
              <w:rPr>
                <w:szCs w:val="24"/>
              </w:rPr>
              <w:t>3.4</w:t>
            </w:r>
          </w:p>
        </w:tc>
        <w:tc>
          <w:tcPr>
            <w:tcW w:w="5385" w:type="dxa"/>
          </w:tcPr>
          <w:p w:rsidR="002C6035" w:rsidRPr="003D562D" w:rsidRDefault="002C6035" w:rsidP="00110E90">
            <w:pPr>
              <w:rPr>
                <w:szCs w:val="24"/>
              </w:rPr>
            </w:pPr>
            <w:r w:rsidRPr="003D562D">
              <w:rPr>
                <w:szCs w:val="24"/>
              </w:rPr>
              <w:t>Block Diagram of Face Recognition System</w:t>
            </w:r>
          </w:p>
        </w:tc>
        <w:tc>
          <w:tcPr>
            <w:tcW w:w="3005" w:type="dxa"/>
          </w:tcPr>
          <w:p w:rsidR="002C6035" w:rsidRPr="003D562D" w:rsidRDefault="002C6035" w:rsidP="00110E90">
            <w:pPr>
              <w:jc w:val="right"/>
              <w:rPr>
                <w:szCs w:val="24"/>
              </w:rPr>
            </w:pPr>
            <w:r w:rsidRPr="003D562D">
              <w:rPr>
                <w:szCs w:val="24"/>
              </w:rPr>
              <w:t>6</w:t>
            </w:r>
          </w:p>
        </w:tc>
      </w:tr>
      <w:tr w:rsidR="002C6035" w:rsidTr="00110E90">
        <w:trPr>
          <w:trHeight w:val="525"/>
        </w:trPr>
        <w:tc>
          <w:tcPr>
            <w:tcW w:w="624" w:type="dxa"/>
          </w:tcPr>
          <w:p w:rsidR="002C6035" w:rsidRPr="003D562D" w:rsidRDefault="002C6035" w:rsidP="00110E90">
            <w:pPr>
              <w:rPr>
                <w:szCs w:val="24"/>
              </w:rPr>
            </w:pPr>
            <w:r w:rsidRPr="003D562D">
              <w:rPr>
                <w:szCs w:val="24"/>
              </w:rPr>
              <w:t>3.3</w:t>
            </w:r>
          </w:p>
        </w:tc>
        <w:tc>
          <w:tcPr>
            <w:tcW w:w="5385" w:type="dxa"/>
          </w:tcPr>
          <w:p w:rsidR="002C6035" w:rsidRPr="003D562D" w:rsidRDefault="002C6035" w:rsidP="00110E90">
            <w:pPr>
              <w:rPr>
                <w:szCs w:val="24"/>
              </w:rPr>
            </w:pPr>
            <w:r w:rsidRPr="003D562D">
              <w:rPr>
                <w:szCs w:val="24"/>
              </w:rPr>
              <w:t>VGG-16 neural network architecture</w:t>
            </w:r>
          </w:p>
        </w:tc>
        <w:tc>
          <w:tcPr>
            <w:tcW w:w="3005" w:type="dxa"/>
          </w:tcPr>
          <w:p w:rsidR="002C6035" w:rsidRPr="003D562D" w:rsidRDefault="002C6035" w:rsidP="00110E90">
            <w:pPr>
              <w:jc w:val="right"/>
              <w:rPr>
                <w:szCs w:val="24"/>
              </w:rPr>
            </w:pPr>
            <w:r w:rsidRPr="003D562D">
              <w:rPr>
                <w:szCs w:val="24"/>
              </w:rPr>
              <w:t>7</w:t>
            </w:r>
          </w:p>
        </w:tc>
      </w:tr>
      <w:tr w:rsidR="002C6035" w:rsidTr="00110E90">
        <w:trPr>
          <w:trHeight w:val="525"/>
        </w:trPr>
        <w:tc>
          <w:tcPr>
            <w:tcW w:w="624" w:type="dxa"/>
          </w:tcPr>
          <w:p w:rsidR="002C6035" w:rsidRPr="003D562D" w:rsidRDefault="002C6035" w:rsidP="00110E90">
            <w:pPr>
              <w:rPr>
                <w:szCs w:val="24"/>
              </w:rPr>
            </w:pPr>
            <w:r w:rsidRPr="003D562D">
              <w:rPr>
                <w:szCs w:val="24"/>
              </w:rPr>
              <w:t>4.1</w:t>
            </w:r>
          </w:p>
        </w:tc>
        <w:tc>
          <w:tcPr>
            <w:tcW w:w="5385" w:type="dxa"/>
          </w:tcPr>
          <w:p w:rsidR="002C6035" w:rsidRPr="003D562D" w:rsidRDefault="002C6035" w:rsidP="00110E90">
            <w:pPr>
              <w:rPr>
                <w:szCs w:val="24"/>
              </w:rPr>
            </w:pPr>
            <w:r w:rsidRPr="003D562D">
              <w:rPr>
                <w:szCs w:val="24"/>
              </w:rPr>
              <w:t>Error in prediction</w:t>
            </w:r>
          </w:p>
        </w:tc>
        <w:tc>
          <w:tcPr>
            <w:tcW w:w="3005" w:type="dxa"/>
          </w:tcPr>
          <w:p w:rsidR="002C6035" w:rsidRPr="003D562D" w:rsidRDefault="002C6035" w:rsidP="00110E90">
            <w:pPr>
              <w:jc w:val="right"/>
              <w:rPr>
                <w:szCs w:val="24"/>
              </w:rPr>
            </w:pPr>
            <w:r w:rsidRPr="003D562D">
              <w:rPr>
                <w:szCs w:val="24"/>
              </w:rPr>
              <w:t>10</w:t>
            </w:r>
          </w:p>
        </w:tc>
      </w:tr>
      <w:tr w:rsidR="002C6035" w:rsidTr="00110E90">
        <w:trPr>
          <w:trHeight w:val="525"/>
        </w:trPr>
        <w:tc>
          <w:tcPr>
            <w:tcW w:w="624" w:type="dxa"/>
          </w:tcPr>
          <w:p w:rsidR="00EC734D" w:rsidRDefault="002C6035" w:rsidP="00110E90">
            <w:pPr>
              <w:rPr>
                <w:szCs w:val="24"/>
              </w:rPr>
            </w:pPr>
            <w:r w:rsidRPr="003D562D">
              <w:rPr>
                <w:szCs w:val="24"/>
              </w:rPr>
              <w:t>4.2</w:t>
            </w:r>
          </w:p>
          <w:p w:rsidR="002C6035" w:rsidRPr="00EC734D" w:rsidRDefault="00EC734D" w:rsidP="00EC734D">
            <w:pPr>
              <w:rPr>
                <w:szCs w:val="24"/>
              </w:rPr>
            </w:pPr>
            <w:r>
              <w:rPr>
                <w:szCs w:val="24"/>
              </w:rPr>
              <w:t>4.3</w:t>
            </w:r>
          </w:p>
        </w:tc>
        <w:tc>
          <w:tcPr>
            <w:tcW w:w="5385" w:type="dxa"/>
          </w:tcPr>
          <w:p w:rsidR="00EC734D" w:rsidRDefault="002C6035" w:rsidP="00110E90">
            <w:pPr>
              <w:rPr>
                <w:szCs w:val="24"/>
              </w:rPr>
            </w:pPr>
            <w:r w:rsidRPr="003D562D">
              <w:rPr>
                <w:szCs w:val="24"/>
              </w:rPr>
              <w:t>Test Result</w:t>
            </w:r>
          </w:p>
          <w:p w:rsidR="002C6035" w:rsidRPr="00EC734D" w:rsidRDefault="00EC734D" w:rsidP="00EC734D">
            <w:pPr>
              <w:rPr>
                <w:szCs w:val="24"/>
              </w:rPr>
            </w:pPr>
            <w:r>
              <w:rPr>
                <w:szCs w:val="24"/>
              </w:rPr>
              <w:t>Predicting unknown person</w:t>
            </w:r>
          </w:p>
        </w:tc>
        <w:tc>
          <w:tcPr>
            <w:tcW w:w="3005" w:type="dxa"/>
          </w:tcPr>
          <w:p w:rsidR="002C6035" w:rsidRDefault="002C6035" w:rsidP="00110E90">
            <w:pPr>
              <w:jc w:val="right"/>
              <w:rPr>
                <w:szCs w:val="24"/>
              </w:rPr>
            </w:pPr>
            <w:r w:rsidRPr="003D562D">
              <w:rPr>
                <w:szCs w:val="24"/>
              </w:rPr>
              <w:t>11</w:t>
            </w:r>
          </w:p>
          <w:p w:rsidR="00EC734D" w:rsidRPr="003D562D" w:rsidRDefault="00EC734D" w:rsidP="00110E90">
            <w:pPr>
              <w:jc w:val="right"/>
              <w:rPr>
                <w:szCs w:val="24"/>
              </w:rPr>
            </w:pPr>
            <w:r>
              <w:rPr>
                <w:szCs w:val="24"/>
              </w:rPr>
              <w:t>11</w:t>
            </w:r>
          </w:p>
        </w:tc>
      </w:tr>
      <w:tr w:rsidR="002C6035" w:rsidTr="00110E90">
        <w:trPr>
          <w:trHeight w:val="525"/>
        </w:trPr>
        <w:tc>
          <w:tcPr>
            <w:tcW w:w="624" w:type="dxa"/>
          </w:tcPr>
          <w:p w:rsidR="002C6035" w:rsidRPr="003D562D" w:rsidRDefault="00EC734D" w:rsidP="00110E90">
            <w:pPr>
              <w:rPr>
                <w:szCs w:val="24"/>
              </w:rPr>
            </w:pPr>
            <w:r>
              <w:rPr>
                <w:szCs w:val="24"/>
              </w:rPr>
              <w:t>4.4</w:t>
            </w:r>
          </w:p>
        </w:tc>
        <w:tc>
          <w:tcPr>
            <w:tcW w:w="5385" w:type="dxa"/>
          </w:tcPr>
          <w:p w:rsidR="002C6035" w:rsidRPr="003D562D" w:rsidRDefault="002C6035" w:rsidP="00110E90">
            <w:pPr>
              <w:rPr>
                <w:szCs w:val="24"/>
              </w:rPr>
            </w:pPr>
            <w:r w:rsidRPr="003D562D">
              <w:rPr>
                <w:szCs w:val="24"/>
              </w:rPr>
              <w:t>Wrong Prediction</w:t>
            </w:r>
          </w:p>
        </w:tc>
        <w:tc>
          <w:tcPr>
            <w:tcW w:w="3005" w:type="dxa"/>
          </w:tcPr>
          <w:p w:rsidR="002C6035" w:rsidRPr="003D562D" w:rsidRDefault="00EC734D" w:rsidP="00110E90">
            <w:pPr>
              <w:jc w:val="right"/>
              <w:rPr>
                <w:szCs w:val="24"/>
              </w:rPr>
            </w:pPr>
            <w:r>
              <w:rPr>
                <w:szCs w:val="24"/>
              </w:rPr>
              <w:t>12</w:t>
            </w:r>
          </w:p>
        </w:tc>
      </w:tr>
      <w:tr w:rsidR="002C6035" w:rsidTr="00110E90">
        <w:trPr>
          <w:trHeight w:val="525"/>
        </w:trPr>
        <w:tc>
          <w:tcPr>
            <w:tcW w:w="624" w:type="dxa"/>
          </w:tcPr>
          <w:p w:rsidR="002C6035" w:rsidRPr="003D562D" w:rsidRDefault="00EC734D" w:rsidP="00110E90">
            <w:pPr>
              <w:rPr>
                <w:szCs w:val="24"/>
              </w:rPr>
            </w:pPr>
            <w:r>
              <w:rPr>
                <w:szCs w:val="24"/>
              </w:rPr>
              <w:t>4.5</w:t>
            </w:r>
          </w:p>
        </w:tc>
        <w:tc>
          <w:tcPr>
            <w:tcW w:w="5385" w:type="dxa"/>
          </w:tcPr>
          <w:p w:rsidR="002C6035" w:rsidRPr="003D562D" w:rsidRDefault="002C6035" w:rsidP="00110E90">
            <w:pPr>
              <w:rPr>
                <w:szCs w:val="24"/>
              </w:rPr>
            </w:pPr>
            <w:r w:rsidRPr="003D562D">
              <w:rPr>
                <w:szCs w:val="24"/>
              </w:rPr>
              <w:t>Loss and Accuracy of model1</w:t>
            </w:r>
          </w:p>
        </w:tc>
        <w:tc>
          <w:tcPr>
            <w:tcW w:w="3005" w:type="dxa"/>
          </w:tcPr>
          <w:p w:rsidR="002C6035" w:rsidRPr="003D562D" w:rsidRDefault="002C6035" w:rsidP="00110E90">
            <w:pPr>
              <w:jc w:val="right"/>
              <w:rPr>
                <w:szCs w:val="24"/>
              </w:rPr>
            </w:pPr>
            <w:r w:rsidRPr="003D562D">
              <w:rPr>
                <w:szCs w:val="24"/>
              </w:rPr>
              <w:t>12</w:t>
            </w:r>
          </w:p>
        </w:tc>
      </w:tr>
      <w:tr w:rsidR="002C6035" w:rsidTr="00110E90">
        <w:trPr>
          <w:trHeight w:val="525"/>
        </w:trPr>
        <w:tc>
          <w:tcPr>
            <w:tcW w:w="624" w:type="dxa"/>
          </w:tcPr>
          <w:p w:rsidR="002C6035" w:rsidRPr="003D562D" w:rsidRDefault="00EC734D" w:rsidP="00110E90">
            <w:pPr>
              <w:rPr>
                <w:szCs w:val="24"/>
              </w:rPr>
            </w:pPr>
            <w:r>
              <w:rPr>
                <w:szCs w:val="24"/>
              </w:rPr>
              <w:t>4.6</w:t>
            </w:r>
          </w:p>
        </w:tc>
        <w:tc>
          <w:tcPr>
            <w:tcW w:w="5385" w:type="dxa"/>
          </w:tcPr>
          <w:p w:rsidR="002C6035" w:rsidRPr="003D562D" w:rsidRDefault="002C6035" w:rsidP="00110E90">
            <w:pPr>
              <w:rPr>
                <w:szCs w:val="24"/>
              </w:rPr>
            </w:pPr>
            <w:r w:rsidRPr="003D562D">
              <w:rPr>
                <w:szCs w:val="24"/>
              </w:rPr>
              <w:t>Loss and Accuracy of model2</w:t>
            </w:r>
          </w:p>
        </w:tc>
        <w:tc>
          <w:tcPr>
            <w:tcW w:w="3005" w:type="dxa"/>
          </w:tcPr>
          <w:p w:rsidR="002C6035" w:rsidRPr="003D562D" w:rsidRDefault="00EC734D" w:rsidP="00110E90">
            <w:pPr>
              <w:jc w:val="right"/>
              <w:rPr>
                <w:szCs w:val="24"/>
              </w:rPr>
            </w:pPr>
            <w:r>
              <w:rPr>
                <w:szCs w:val="24"/>
              </w:rPr>
              <w:t>13</w:t>
            </w:r>
          </w:p>
        </w:tc>
      </w:tr>
      <w:tr w:rsidR="002C6035" w:rsidTr="00110E90">
        <w:trPr>
          <w:trHeight w:val="525"/>
        </w:trPr>
        <w:tc>
          <w:tcPr>
            <w:tcW w:w="624" w:type="dxa"/>
          </w:tcPr>
          <w:p w:rsidR="007272DE" w:rsidRDefault="00EC734D" w:rsidP="00110E90">
            <w:pPr>
              <w:rPr>
                <w:szCs w:val="24"/>
              </w:rPr>
            </w:pPr>
            <w:r>
              <w:rPr>
                <w:szCs w:val="24"/>
              </w:rPr>
              <w:t>4.7</w:t>
            </w:r>
          </w:p>
          <w:p w:rsidR="002C6035" w:rsidRPr="007272DE" w:rsidRDefault="007272DE" w:rsidP="007272DE">
            <w:pPr>
              <w:rPr>
                <w:szCs w:val="24"/>
              </w:rPr>
            </w:pPr>
            <w:r>
              <w:rPr>
                <w:szCs w:val="24"/>
              </w:rPr>
              <w:t>4.</w:t>
            </w:r>
            <w:r w:rsidR="00EC734D">
              <w:rPr>
                <w:szCs w:val="24"/>
              </w:rPr>
              <w:t>8</w:t>
            </w:r>
          </w:p>
        </w:tc>
        <w:tc>
          <w:tcPr>
            <w:tcW w:w="5385" w:type="dxa"/>
          </w:tcPr>
          <w:p w:rsidR="007272DE" w:rsidRDefault="002C6035" w:rsidP="00110E90">
            <w:pPr>
              <w:rPr>
                <w:szCs w:val="24"/>
              </w:rPr>
            </w:pPr>
            <w:r w:rsidRPr="003D562D">
              <w:rPr>
                <w:szCs w:val="24"/>
              </w:rPr>
              <w:t>Loss and Accuracy of model3</w:t>
            </w:r>
          </w:p>
          <w:p w:rsidR="002C6035" w:rsidRPr="007272DE" w:rsidRDefault="007272DE" w:rsidP="007272DE">
            <w:pPr>
              <w:rPr>
                <w:szCs w:val="24"/>
              </w:rPr>
            </w:pPr>
            <w:r>
              <w:rPr>
                <w:szCs w:val="24"/>
              </w:rPr>
              <w:t>User Interface</w:t>
            </w:r>
          </w:p>
        </w:tc>
        <w:tc>
          <w:tcPr>
            <w:tcW w:w="3005" w:type="dxa"/>
          </w:tcPr>
          <w:p w:rsidR="002C6035" w:rsidRDefault="00EC734D" w:rsidP="00110E90">
            <w:pPr>
              <w:jc w:val="right"/>
              <w:rPr>
                <w:szCs w:val="24"/>
              </w:rPr>
            </w:pPr>
            <w:r>
              <w:rPr>
                <w:szCs w:val="24"/>
              </w:rPr>
              <w:t>13</w:t>
            </w:r>
          </w:p>
          <w:p w:rsidR="007272DE" w:rsidRPr="003D562D" w:rsidRDefault="00EC734D" w:rsidP="00110E90">
            <w:pPr>
              <w:jc w:val="right"/>
              <w:rPr>
                <w:szCs w:val="24"/>
              </w:rPr>
            </w:pPr>
            <w:r>
              <w:rPr>
                <w:szCs w:val="24"/>
              </w:rPr>
              <w:t>14</w:t>
            </w:r>
          </w:p>
        </w:tc>
      </w:tr>
      <w:tr w:rsidR="002C6035" w:rsidTr="00110E90">
        <w:trPr>
          <w:trHeight w:val="525"/>
        </w:trPr>
        <w:tc>
          <w:tcPr>
            <w:tcW w:w="624" w:type="dxa"/>
          </w:tcPr>
          <w:p w:rsidR="002C6035" w:rsidRPr="003D562D" w:rsidRDefault="002C6035" w:rsidP="00110E90">
            <w:pPr>
              <w:rPr>
                <w:szCs w:val="24"/>
              </w:rPr>
            </w:pPr>
            <w:r w:rsidRPr="003D562D">
              <w:rPr>
                <w:szCs w:val="24"/>
              </w:rPr>
              <w:t>A.1</w:t>
            </w:r>
          </w:p>
        </w:tc>
        <w:tc>
          <w:tcPr>
            <w:tcW w:w="5385" w:type="dxa"/>
          </w:tcPr>
          <w:p w:rsidR="002C6035" w:rsidRPr="003D562D" w:rsidRDefault="002C6035" w:rsidP="00110E90">
            <w:pPr>
              <w:rPr>
                <w:szCs w:val="24"/>
              </w:rPr>
            </w:pPr>
            <w:r w:rsidRPr="003D562D">
              <w:rPr>
                <w:szCs w:val="24"/>
              </w:rPr>
              <w:t xml:space="preserve">Test image for </w:t>
            </w:r>
            <w:r>
              <w:rPr>
                <w:szCs w:val="24"/>
              </w:rPr>
              <w:t xml:space="preserve">1 </w:t>
            </w:r>
            <w:r w:rsidRPr="003D562D">
              <w:rPr>
                <w:szCs w:val="24"/>
              </w:rPr>
              <w:t>person</w:t>
            </w:r>
          </w:p>
        </w:tc>
        <w:tc>
          <w:tcPr>
            <w:tcW w:w="3005" w:type="dxa"/>
          </w:tcPr>
          <w:p w:rsidR="002C6035" w:rsidRPr="003D562D" w:rsidRDefault="002C6035" w:rsidP="00110E90">
            <w:pPr>
              <w:jc w:val="right"/>
              <w:rPr>
                <w:szCs w:val="24"/>
              </w:rPr>
            </w:pPr>
            <w:r w:rsidRPr="003D562D">
              <w:rPr>
                <w:szCs w:val="24"/>
              </w:rPr>
              <w:t>16</w:t>
            </w:r>
          </w:p>
        </w:tc>
      </w:tr>
      <w:tr w:rsidR="002C6035" w:rsidTr="00110E90">
        <w:trPr>
          <w:trHeight w:val="525"/>
        </w:trPr>
        <w:tc>
          <w:tcPr>
            <w:tcW w:w="624" w:type="dxa"/>
          </w:tcPr>
          <w:p w:rsidR="002C6035" w:rsidRPr="003D562D" w:rsidRDefault="002C6035" w:rsidP="00110E90">
            <w:pPr>
              <w:rPr>
                <w:szCs w:val="24"/>
              </w:rPr>
            </w:pPr>
            <w:r w:rsidRPr="003D562D">
              <w:rPr>
                <w:szCs w:val="24"/>
              </w:rPr>
              <w:t>A.2</w:t>
            </w:r>
          </w:p>
        </w:tc>
        <w:tc>
          <w:tcPr>
            <w:tcW w:w="5385" w:type="dxa"/>
          </w:tcPr>
          <w:p w:rsidR="002C6035" w:rsidRPr="003D562D" w:rsidRDefault="002C6035" w:rsidP="00110E90">
            <w:pPr>
              <w:rPr>
                <w:szCs w:val="24"/>
              </w:rPr>
            </w:pPr>
            <w:r w:rsidRPr="003D562D">
              <w:rPr>
                <w:szCs w:val="24"/>
              </w:rPr>
              <w:t>Test image for 5 people</w:t>
            </w:r>
          </w:p>
        </w:tc>
        <w:tc>
          <w:tcPr>
            <w:tcW w:w="3005" w:type="dxa"/>
          </w:tcPr>
          <w:p w:rsidR="002C6035" w:rsidRPr="003D562D" w:rsidRDefault="002C6035" w:rsidP="00110E90">
            <w:pPr>
              <w:jc w:val="right"/>
              <w:rPr>
                <w:szCs w:val="24"/>
              </w:rPr>
            </w:pPr>
            <w:r w:rsidRPr="003D562D">
              <w:rPr>
                <w:szCs w:val="24"/>
              </w:rPr>
              <w:t>1</w:t>
            </w:r>
            <w:r>
              <w:rPr>
                <w:szCs w:val="24"/>
              </w:rPr>
              <w:t>6</w:t>
            </w:r>
          </w:p>
        </w:tc>
      </w:tr>
    </w:tbl>
    <w:p w:rsidR="002C6035" w:rsidRPr="008903DD" w:rsidRDefault="002C6035" w:rsidP="00110E90">
      <w:r>
        <w:br w:type="page"/>
      </w:r>
    </w:p>
    <w:p w:rsidR="002C6035" w:rsidRDefault="002C6035" w:rsidP="00110E90">
      <w:pPr>
        <w:pStyle w:val="Heading1"/>
      </w:pPr>
      <w:bookmarkStart w:id="14" w:name="_Toc56086357"/>
      <w:r w:rsidRPr="008903DD">
        <w:lastRenderedPageBreak/>
        <w:t>List of Abbreviations</w:t>
      </w:r>
      <w:bookmarkEnd w:id="14"/>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8131"/>
      </w:tblGrid>
      <w:tr w:rsidR="002C6035" w:rsidTr="00110E90">
        <w:trPr>
          <w:trHeight w:val="464"/>
        </w:trPr>
        <w:tc>
          <w:tcPr>
            <w:tcW w:w="1314" w:type="dxa"/>
          </w:tcPr>
          <w:p w:rsidR="002C6035" w:rsidRDefault="002C6035" w:rsidP="00110E90">
            <w:r>
              <w:t>CNN</w:t>
            </w:r>
          </w:p>
        </w:tc>
        <w:tc>
          <w:tcPr>
            <w:tcW w:w="8131" w:type="dxa"/>
          </w:tcPr>
          <w:p w:rsidR="002C6035" w:rsidRDefault="002C6035" w:rsidP="00110E90">
            <w:r>
              <w:t>Convolution Neural Network</w:t>
            </w:r>
          </w:p>
        </w:tc>
      </w:tr>
      <w:tr w:rsidR="002C6035" w:rsidTr="00110E90">
        <w:trPr>
          <w:trHeight w:val="501"/>
        </w:trPr>
        <w:tc>
          <w:tcPr>
            <w:tcW w:w="1314" w:type="dxa"/>
          </w:tcPr>
          <w:p w:rsidR="002C6035" w:rsidRDefault="002C6035" w:rsidP="00110E90">
            <w:r>
              <w:t>VGG</w:t>
            </w:r>
          </w:p>
        </w:tc>
        <w:tc>
          <w:tcPr>
            <w:tcW w:w="8131" w:type="dxa"/>
          </w:tcPr>
          <w:p w:rsidR="002C6035" w:rsidRDefault="002C6035" w:rsidP="00110E90">
            <w:r>
              <w:t>Visual Geometry Group</w:t>
            </w:r>
          </w:p>
        </w:tc>
      </w:tr>
      <w:tr w:rsidR="002C6035" w:rsidTr="00110E90">
        <w:trPr>
          <w:trHeight w:val="464"/>
        </w:trPr>
        <w:tc>
          <w:tcPr>
            <w:tcW w:w="1314" w:type="dxa"/>
          </w:tcPr>
          <w:p w:rsidR="002C6035" w:rsidRDefault="002C6035" w:rsidP="00110E90">
            <w:r>
              <w:t>GPU</w:t>
            </w:r>
          </w:p>
        </w:tc>
        <w:tc>
          <w:tcPr>
            <w:tcW w:w="8131" w:type="dxa"/>
          </w:tcPr>
          <w:p w:rsidR="002C6035" w:rsidRDefault="002C6035" w:rsidP="00110E90">
            <w:r>
              <w:t>Graphical Processing Unit</w:t>
            </w:r>
          </w:p>
        </w:tc>
      </w:tr>
      <w:tr w:rsidR="002C6035" w:rsidTr="00110E90">
        <w:trPr>
          <w:trHeight w:val="464"/>
        </w:trPr>
        <w:tc>
          <w:tcPr>
            <w:tcW w:w="1314" w:type="dxa"/>
          </w:tcPr>
          <w:p w:rsidR="002C6035" w:rsidRDefault="002C6035" w:rsidP="00110E90">
            <w:proofErr w:type="spellStart"/>
            <w:r>
              <w:t>ReLU</w:t>
            </w:r>
            <w:proofErr w:type="spellEnd"/>
          </w:p>
        </w:tc>
        <w:tc>
          <w:tcPr>
            <w:tcW w:w="8131" w:type="dxa"/>
          </w:tcPr>
          <w:p w:rsidR="002C6035" w:rsidRDefault="002C6035" w:rsidP="00110E90">
            <w:r>
              <w:t>Rectified Linear Unit</w:t>
            </w:r>
          </w:p>
        </w:tc>
      </w:tr>
      <w:tr w:rsidR="002C6035" w:rsidTr="00110E90">
        <w:trPr>
          <w:trHeight w:val="501"/>
        </w:trPr>
        <w:tc>
          <w:tcPr>
            <w:tcW w:w="1314" w:type="dxa"/>
          </w:tcPr>
          <w:p w:rsidR="002C6035" w:rsidRDefault="002C6035" w:rsidP="00110E90"/>
        </w:tc>
        <w:tc>
          <w:tcPr>
            <w:tcW w:w="8131" w:type="dxa"/>
          </w:tcPr>
          <w:p w:rsidR="002C6035" w:rsidRDefault="002C6035" w:rsidP="00110E90"/>
        </w:tc>
      </w:tr>
      <w:tr w:rsidR="002C6035" w:rsidTr="00110E90">
        <w:trPr>
          <w:trHeight w:val="464"/>
        </w:trPr>
        <w:tc>
          <w:tcPr>
            <w:tcW w:w="1314" w:type="dxa"/>
          </w:tcPr>
          <w:p w:rsidR="002C6035" w:rsidRDefault="002C6035" w:rsidP="00110E90"/>
        </w:tc>
        <w:tc>
          <w:tcPr>
            <w:tcW w:w="8131" w:type="dxa"/>
          </w:tcPr>
          <w:p w:rsidR="002C6035" w:rsidRDefault="002C6035" w:rsidP="00110E90"/>
        </w:tc>
      </w:tr>
      <w:tr w:rsidR="002C6035" w:rsidTr="00110E90">
        <w:trPr>
          <w:trHeight w:val="501"/>
        </w:trPr>
        <w:tc>
          <w:tcPr>
            <w:tcW w:w="1314" w:type="dxa"/>
          </w:tcPr>
          <w:p w:rsidR="002C6035" w:rsidRDefault="002C6035" w:rsidP="00110E90"/>
        </w:tc>
        <w:tc>
          <w:tcPr>
            <w:tcW w:w="8131" w:type="dxa"/>
          </w:tcPr>
          <w:p w:rsidR="002C6035" w:rsidRDefault="002C6035" w:rsidP="00110E90"/>
        </w:tc>
      </w:tr>
    </w:tbl>
    <w:p w:rsidR="002C6035" w:rsidRPr="008B18B6" w:rsidRDefault="002C6035" w:rsidP="00110E90">
      <w:pPr>
        <w:sectPr w:rsidR="002C6035" w:rsidRPr="008B18B6" w:rsidSect="002C6035">
          <w:footerReference w:type="default" r:id="rId15"/>
          <w:pgSz w:w="11907" w:h="16839" w:code="9"/>
          <w:pgMar w:top="1440" w:right="1440" w:bottom="1440" w:left="1440" w:header="720" w:footer="720" w:gutter="0"/>
          <w:pgNumType w:fmt="lowerRoman"/>
          <w:cols w:space="720"/>
          <w:docGrid w:linePitch="360"/>
        </w:sectPr>
      </w:pPr>
    </w:p>
    <w:p w:rsidR="002C6035" w:rsidRPr="00936416" w:rsidRDefault="002C6035" w:rsidP="00110E90">
      <w:pPr>
        <w:pStyle w:val="Title"/>
      </w:pPr>
      <w:bookmarkStart w:id="15" w:name="_Toc34869159"/>
      <w:r w:rsidRPr="00936416">
        <w:lastRenderedPageBreak/>
        <w:t>CHAPTER 1</w:t>
      </w:r>
      <w:bookmarkEnd w:id="8"/>
      <w:bookmarkEnd w:id="15"/>
    </w:p>
    <w:p w:rsidR="002C6035" w:rsidRDefault="002C6035" w:rsidP="00110E90">
      <w:pPr>
        <w:pStyle w:val="Heading1"/>
      </w:pPr>
      <w:bookmarkStart w:id="16" w:name="_Toc25241058"/>
      <w:bookmarkStart w:id="17" w:name="_Toc25242698"/>
      <w:bookmarkStart w:id="18" w:name="_Toc34869160"/>
      <w:bookmarkStart w:id="19" w:name="_Toc56086358"/>
      <w:r>
        <w:t>INTRODUCTION</w:t>
      </w:r>
      <w:bookmarkEnd w:id="16"/>
      <w:bookmarkEnd w:id="17"/>
      <w:bookmarkEnd w:id="18"/>
      <w:bookmarkEnd w:id="19"/>
    </w:p>
    <w:p w:rsidR="002C6035" w:rsidRDefault="002C6035" w:rsidP="00110E90">
      <w:pPr>
        <w:pStyle w:val="Heading3"/>
        <w:numPr>
          <w:ilvl w:val="1"/>
          <w:numId w:val="3"/>
        </w:numPr>
        <w:spacing w:before="120"/>
      </w:pPr>
      <w:bookmarkStart w:id="20" w:name="_Toc25241059"/>
      <w:bookmarkStart w:id="21" w:name="_Toc25242699"/>
      <w:bookmarkStart w:id="22" w:name="_Toc34869161"/>
      <w:bookmarkStart w:id="23" w:name="_Toc56086359"/>
      <w:r w:rsidRPr="00654A60">
        <w:t>Backg</w:t>
      </w:r>
      <w:r w:rsidRPr="00110E90">
        <w:t>round</w:t>
      </w:r>
      <w:bookmarkEnd w:id="20"/>
      <w:bookmarkEnd w:id="21"/>
      <w:bookmarkEnd w:id="22"/>
      <w:bookmarkEnd w:id="23"/>
    </w:p>
    <w:p w:rsidR="002C6035" w:rsidRPr="00FA23B1" w:rsidRDefault="002C6035" w:rsidP="00110E90">
      <w:pPr>
        <w:spacing w:after="120"/>
      </w:pPr>
      <w:r>
        <w:t>Face Recognition is the method of recognizing people through their face images, with numerous applications in the field of biometrics AI, security, smart cards, attendance systems and surveillance systems. [8] Face recognition is one of the most popular and growing biometric technologies. With the development of technology, the accuracy and effectiveness of face recognition has increased. Now there are many algorithms and approaches which are being used in face recognition. These all algorithms use different features to develop a model.</w:t>
      </w:r>
    </w:p>
    <w:p w:rsidR="002C6035" w:rsidRDefault="002C6035" w:rsidP="00110E90">
      <w:pPr>
        <w:spacing w:after="120"/>
      </w:pPr>
      <w:r>
        <w:t xml:space="preserve">In this system, the process starts by the input device detecting the frontal face of the person matching it with the faces in the database and based on which the person is matched to the available images and hence record the available data. </w:t>
      </w:r>
    </w:p>
    <w:p w:rsidR="002C6035" w:rsidRDefault="002C6035" w:rsidP="00110E90">
      <w:pPr>
        <w:spacing w:after="120"/>
      </w:pPr>
      <w:r>
        <w:t>Face recognition is not really anew topic in the current world. 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2C6035" w:rsidRDefault="002C6035" w:rsidP="00110E90">
      <w:pPr>
        <w:spacing w:after="120"/>
      </w:pPr>
      <w:r>
        <w:t>Convolution networks (</w:t>
      </w:r>
      <w:proofErr w:type="spellStart"/>
      <w:r>
        <w:t>ConvNets</w:t>
      </w:r>
      <w:proofErr w:type="spellEnd"/>
      <w:r>
        <w:t>) have dealt a great deal of success in in large-scale image and video recognition due to availability of large-scale image datasets and high-</w:t>
      </w:r>
      <w:proofErr w:type="spellStart"/>
      <w:r>
        <w:t>endGPUs</w:t>
      </w:r>
      <w:proofErr w:type="spellEnd"/>
      <w:del w:id="24" w:author="ErSKS" w:date="2020-11-13T15:12:00Z">
        <w:r w:rsidDel="005E4DDC">
          <w:delText xml:space="preserve">. </w:delText>
        </w:r>
      </w:del>
      <w:r>
        <w:t>[7]</w:t>
      </w:r>
      <w:ins w:id="25" w:author="ErSKS" w:date="2020-11-13T15:12:00Z">
        <w:r w:rsidR="005E4DDC">
          <w:t xml:space="preserve">. </w:t>
        </w:r>
      </w:ins>
      <w:r>
        <w:t xml:space="preserve">After the emergence of deep learning, the idea of face recognition has drastically changed. The CNN (Convolution Neural Network) is one of the popular neural networks being used for various purposes. It has great learning ability which uses various features for creating a model which can be used to determine the required output. The neural network formation is performed through three most common layers of convolution, activation and pooling. The convolution layer is responsible for setting an image through convolution layers and prepare a feature map based on it. Activation layer or </w:t>
      </w:r>
      <w:proofErr w:type="spellStart"/>
      <w:r>
        <w:t>ReLU</w:t>
      </w:r>
      <w:proofErr w:type="spellEnd"/>
      <w:r>
        <w:t xml:space="preserve"> helps in quick and efficient model training by activation only necessary features node in neural network. Pooling minimizes the parameters for the network to learn quicker and protects only parameters that aids in learning.</w:t>
      </w:r>
    </w:p>
    <w:p w:rsidR="002C6035" w:rsidRDefault="002C6035" w:rsidP="00110E90">
      <w:pPr>
        <w:spacing w:after="120"/>
      </w:pPr>
      <w:r>
        <w:rPr>
          <w:noProof/>
          <w:lang w:val="en-GB" w:eastAsia="en-GB"/>
        </w:rPr>
        <w:drawing>
          <wp:inline distT="0" distB="0" distL="0" distR="0">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936750"/>
                    </a:xfrm>
                    <a:prstGeom prst="rect">
                      <a:avLst/>
                    </a:prstGeom>
                  </pic:spPr>
                </pic:pic>
              </a:graphicData>
            </a:graphic>
          </wp:inline>
        </w:drawing>
      </w:r>
    </w:p>
    <w:p w:rsidR="002C6035" w:rsidRPr="00274210" w:rsidRDefault="002C6035" w:rsidP="00110E90">
      <w:pPr>
        <w:spacing w:after="120"/>
        <w:jc w:val="center"/>
        <w:rPr>
          <w:i/>
          <w:iCs/>
          <w:sz w:val="22"/>
        </w:rPr>
      </w:pPr>
      <w:r w:rsidRPr="00274210">
        <w:rPr>
          <w:i/>
          <w:iCs/>
          <w:sz w:val="22"/>
        </w:rPr>
        <w:t>Fig. 1.1: Structure of a CNN</w:t>
      </w:r>
    </w:p>
    <w:p w:rsidR="002C6035" w:rsidRPr="00274210" w:rsidRDefault="002C6035" w:rsidP="00110E90">
      <w:pPr>
        <w:spacing w:after="120"/>
        <w:jc w:val="center"/>
        <w:rPr>
          <w:i/>
          <w:iCs/>
          <w:sz w:val="22"/>
        </w:rPr>
      </w:pPr>
      <w:r w:rsidRPr="00274210">
        <w:rPr>
          <w:i/>
          <w:iCs/>
          <w:sz w:val="22"/>
        </w:rPr>
        <w:t>Source: https://www.mathworks.com/solutions/deep-learning/convolutional-neural-network.html</w:t>
      </w:r>
    </w:p>
    <w:p w:rsidR="002C6035" w:rsidRDefault="002C6035" w:rsidP="00110E90">
      <w:pPr>
        <w:spacing w:after="120"/>
      </w:pPr>
      <w:r>
        <w:lastRenderedPageBreak/>
        <w:t>VGG-16 is a deep convolution network for object recognition developed and trained by Oxford’s renowned ‘Visual Geometry Group’, which achieved very good performance on the ImageNet dataset.</w:t>
      </w:r>
    </w:p>
    <w:p w:rsidR="002C6035" w:rsidRDefault="002C6035" w:rsidP="00110E90">
      <w:pPr>
        <w:pStyle w:val="Heading3"/>
        <w:spacing w:before="120"/>
      </w:pPr>
      <w:bookmarkStart w:id="26" w:name="_Toc25241060"/>
      <w:bookmarkStart w:id="27" w:name="_Toc25242700"/>
      <w:bookmarkStart w:id="28" w:name="_Toc34869162"/>
      <w:bookmarkStart w:id="29" w:name="_Toc56086360"/>
      <w:r>
        <w:t>1.2 Motivation</w:t>
      </w:r>
      <w:bookmarkEnd w:id="26"/>
      <w:bookmarkEnd w:id="27"/>
      <w:bookmarkEnd w:id="28"/>
      <w:bookmarkEnd w:id="29"/>
    </w:p>
    <w:p w:rsidR="002C6035" w:rsidRDefault="002C6035" w:rsidP="00110E90">
      <w:pPr>
        <w:spacing w:after="120"/>
      </w:pPr>
      <w:r>
        <w:t>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the frontal facial recognition.</w:t>
      </w:r>
    </w:p>
    <w:p w:rsidR="002C6035" w:rsidRDefault="002C6035" w:rsidP="00110E90">
      <w:pPr>
        <w:pStyle w:val="Heading3"/>
        <w:spacing w:before="120"/>
      </w:pPr>
      <w:bookmarkStart w:id="30" w:name="_Toc25241061"/>
      <w:bookmarkStart w:id="31" w:name="_Toc25242701"/>
      <w:bookmarkStart w:id="32" w:name="_Toc34869163"/>
      <w:bookmarkStart w:id="33" w:name="_Toc56086361"/>
      <w:r>
        <w:t>1.3 Statement of Problem</w:t>
      </w:r>
      <w:bookmarkEnd w:id="30"/>
      <w:bookmarkEnd w:id="31"/>
      <w:bookmarkEnd w:id="32"/>
      <w:bookmarkEnd w:id="33"/>
    </w:p>
    <w:p w:rsidR="002C6035" w:rsidRDefault="002C6035" w:rsidP="00110E90">
      <w:pPr>
        <w:pStyle w:val="ListParagraph"/>
        <w:numPr>
          <w:ilvl w:val="0"/>
          <w:numId w:val="1"/>
        </w:numPr>
        <w:spacing w:after="120"/>
      </w:pPr>
      <w:r>
        <w:t>The traditional methods of biometric technologies are slow and time consuming.</w:t>
      </w:r>
    </w:p>
    <w:p w:rsidR="002C6035" w:rsidRDefault="002C6035" w:rsidP="00110E90">
      <w:pPr>
        <w:pStyle w:val="ListParagraph"/>
        <w:numPr>
          <w:ilvl w:val="0"/>
          <w:numId w:val="1"/>
        </w:numPr>
        <w:spacing w:after="120"/>
      </w:pPr>
      <w:r>
        <w:t>Other biometric approaches are less reliable.</w:t>
      </w:r>
    </w:p>
    <w:p w:rsidR="002C6035" w:rsidRDefault="002C6035" w:rsidP="00110E90">
      <w:pPr>
        <w:pStyle w:val="Heading3"/>
        <w:spacing w:before="120"/>
      </w:pPr>
      <w:bookmarkStart w:id="34" w:name="_Toc25241062"/>
      <w:bookmarkStart w:id="35" w:name="_Toc25242702"/>
      <w:bookmarkStart w:id="36" w:name="_Toc34869164"/>
      <w:bookmarkStart w:id="37" w:name="_Toc56086362"/>
      <w:r>
        <w:t>1.4 Objectives</w:t>
      </w:r>
      <w:bookmarkEnd w:id="34"/>
      <w:bookmarkEnd w:id="35"/>
      <w:bookmarkEnd w:id="36"/>
      <w:bookmarkEnd w:id="37"/>
    </w:p>
    <w:p w:rsidR="002C6035" w:rsidRDefault="002C6035" w:rsidP="00110E90">
      <w:pPr>
        <w:spacing w:after="120"/>
      </w:pPr>
      <w:r>
        <w:t>The main aim of the project is to create a system that will detect and recognize the face of certain people.</w:t>
      </w:r>
    </w:p>
    <w:p w:rsidR="002C6035" w:rsidRDefault="002C6035" w:rsidP="00110E90">
      <w:pPr>
        <w:pStyle w:val="Heading3"/>
      </w:pPr>
      <w:bookmarkStart w:id="38" w:name="_Toc56086363"/>
      <w:r>
        <w:t>1.5 Our Approach</w:t>
      </w:r>
      <w:bookmarkEnd w:id="38"/>
    </w:p>
    <w:p w:rsidR="002C6035" w:rsidRPr="00B00ED6" w:rsidRDefault="002C6035" w:rsidP="00110E90">
      <w:r>
        <w:t>Our approach is to prepare a model for facial recognition using CNN and VGG-16 architecture.</w:t>
      </w:r>
    </w:p>
    <w:p w:rsidR="002C6035" w:rsidRDefault="002C6035" w:rsidP="00110E90">
      <w:pPr>
        <w:pStyle w:val="Heading3"/>
        <w:spacing w:before="120"/>
      </w:pPr>
      <w:bookmarkStart w:id="39" w:name="_Toc25241063"/>
      <w:bookmarkStart w:id="40" w:name="_Toc25242703"/>
      <w:bookmarkStart w:id="41" w:name="_Toc34869165"/>
      <w:bookmarkStart w:id="42" w:name="_Toc56086364"/>
      <w:r>
        <w:t>1.6 Scope</w:t>
      </w:r>
      <w:bookmarkEnd w:id="39"/>
      <w:bookmarkEnd w:id="40"/>
      <w:bookmarkEnd w:id="41"/>
      <w:bookmarkEnd w:id="42"/>
    </w:p>
    <w:p w:rsidR="002C6035" w:rsidRDefault="002C6035" w:rsidP="002C6035">
      <w:pPr>
        <w:pStyle w:val="ListParagraph"/>
        <w:numPr>
          <w:ilvl w:val="0"/>
          <w:numId w:val="5"/>
        </w:numPr>
        <w:spacing w:after="120"/>
      </w:pPr>
      <w:r>
        <w:t>Attendance System</w:t>
      </w:r>
    </w:p>
    <w:p w:rsidR="002C6035" w:rsidRDefault="002C6035" w:rsidP="002C6035">
      <w:pPr>
        <w:pStyle w:val="ListParagraph"/>
        <w:numPr>
          <w:ilvl w:val="0"/>
          <w:numId w:val="5"/>
        </w:numPr>
        <w:spacing w:after="120"/>
      </w:pPr>
      <w:r>
        <w:t>Surveillance System</w:t>
      </w:r>
    </w:p>
    <w:p w:rsidR="002C6035" w:rsidRDefault="002C6035" w:rsidP="002C6035">
      <w:pPr>
        <w:pStyle w:val="ListParagraph"/>
        <w:numPr>
          <w:ilvl w:val="0"/>
          <w:numId w:val="5"/>
        </w:numPr>
        <w:spacing w:after="120"/>
      </w:pPr>
      <w:r>
        <w:t>Smart Cards</w:t>
      </w:r>
    </w:p>
    <w:p w:rsidR="002C6035" w:rsidRDefault="002C6035" w:rsidP="002C6035">
      <w:pPr>
        <w:pStyle w:val="ListParagraph"/>
        <w:numPr>
          <w:ilvl w:val="0"/>
          <w:numId w:val="5"/>
        </w:numPr>
        <w:spacing w:after="120"/>
      </w:pPr>
      <w:r>
        <w:t>Security</w:t>
      </w:r>
    </w:p>
    <w:p w:rsidR="002C6035" w:rsidRDefault="002C6035" w:rsidP="00110E90">
      <w:pPr>
        <w:pStyle w:val="Heading3"/>
      </w:pPr>
      <w:bookmarkStart w:id="43" w:name="_Toc56086365"/>
      <w:r>
        <w:t>1.7 Structure of Project Report</w:t>
      </w:r>
      <w:bookmarkEnd w:id="43"/>
    </w:p>
    <w:p w:rsidR="002C6035" w:rsidRDefault="002C6035" w:rsidP="00110E90">
      <w:r>
        <w:t>This report includes following chapters:</w:t>
      </w:r>
    </w:p>
    <w:p w:rsidR="002C6035" w:rsidRDefault="002C6035" w:rsidP="002C6035">
      <w:pPr>
        <w:pStyle w:val="ListParagraph"/>
        <w:numPr>
          <w:ilvl w:val="0"/>
          <w:numId w:val="6"/>
        </w:numPr>
      </w:pPr>
      <w:r>
        <w:t>Chapter 1 includes the introduction of the project including background of the study, objectives, problem statement, motivation and scope of the project</w:t>
      </w:r>
    </w:p>
    <w:p w:rsidR="002C6035" w:rsidRDefault="002C6035" w:rsidP="002C6035">
      <w:pPr>
        <w:pStyle w:val="ListParagraph"/>
        <w:numPr>
          <w:ilvl w:val="0"/>
          <w:numId w:val="6"/>
        </w:numPr>
      </w:pPr>
      <w:r>
        <w:t>Chapter 2 presents the literature reviews of the project work.</w:t>
      </w:r>
    </w:p>
    <w:p w:rsidR="002C6035" w:rsidRDefault="002C6035" w:rsidP="002C6035">
      <w:pPr>
        <w:pStyle w:val="ListParagraph"/>
        <w:numPr>
          <w:ilvl w:val="0"/>
          <w:numId w:val="6"/>
        </w:numPr>
      </w:pPr>
      <w:r>
        <w:t xml:space="preserve">Chapter 3 presents the methodology used for the development of the project. </w:t>
      </w:r>
    </w:p>
    <w:p w:rsidR="002C6035" w:rsidRPr="00B00ED6" w:rsidRDefault="002C6035" w:rsidP="002C6035">
      <w:pPr>
        <w:pStyle w:val="ListParagraph"/>
        <w:numPr>
          <w:ilvl w:val="0"/>
          <w:numId w:val="6"/>
        </w:numPr>
      </w:pPr>
      <w:r>
        <w:t>Chapter 4 shows the task completed for the mid defense of the project work.</w:t>
      </w:r>
    </w:p>
    <w:p w:rsidR="002C6035" w:rsidRPr="00144E93" w:rsidRDefault="002C6035" w:rsidP="00110E90">
      <w:pPr>
        <w:pStyle w:val="Title"/>
        <w:rPr>
          <w:rFonts w:cs="Times New Roman"/>
          <w:szCs w:val="24"/>
        </w:rPr>
      </w:pPr>
      <w:r>
        <w:rPr>
          <w:rFonts w:cs="Times New Roman"/>
          <w:szCs w:val="24"/>
        </w:rPr>
        <w:br w:type="page"/>
      </w:r>
      <w:bookmarkStart w:id="44" w:name="_Toc25241064"/>
      <w:bookmarkStart w:id="45" w:name="_Toc25242704"/>
      <w:bookmarkStart w:id="46" w:name="_Toc34869166"/>
      <w:r>
        <w:lastRenderedPageBreak/>
        <w:t>CHAPTER 2</w:t>
      </w:r>
      <w:bookmarkEnd w:id="44"/>
      <w:bookmarkEnd w:id="45"/>
      <w:bookmarkEnd w:id="46"/>
    </w:p>
    <w:p w:rsidR="002C6035" w:rsidRDefault="002C6035" w:rsidP="00110E90">
      <w:pPr>
        <w:pStyle w:val="Heading1"/>
      </w:pPr>
      <w:bookmarkStart w:id="47" w:name="_Toc25241065"/>
      <w:bookmarkStart w:id="48" w:name="_Toc25242705"/>
      <w:bookmarkStart w:id="49" w:name="_Toc34869167"/>
      <w:bookmarkStart w:id="50" w:name="_Toc56086366"/>
      <w:r>
        <w:t>LITERATURE REVIEW</w:t>
      </w:r>
      <w:bookmarkEnd w:id="47"/>
      <w:bookmarkEnd w:id="48"/>
      <w:bookmarkEnd w:id="49"/>
      <w:bookmarkEnd w:id="50"/>
    </w:p>
    <w:p w:rsidR="002C6035" w:rsidRDefault="002C6035" w:rsidP="00110E90">
      <w:pPr>
        <w:spacing w:after="120"/>
      </w:pPr>
      <w:r>
        <w:t>In [1], here they had stated that their project is based on VGG and SVM network. Dimension of facial features is too large and does not exist with deep learning face recognition which was a problem for this project. Beside this project extract face features, reduce features dimensions and avoid irrelevant feature to participate in calculation. VGG-16, a convolution Network is obtained by training the training dataset, which is used for feature extraction, and PCA (Principal Component Analysis) is used for feature dimensionality reduction and lastly face recognition is performed by SVM (Support Vector Machine) classifier with linear kernel function. An SVM algorithm is used to predict sample, the basic idea of SVM is to map the input vector into a high dimensional space by non-linear transformation.</w:t>
      </w:r>
    </w:p>
    <w:p w:rsidR="002C6035" w:rsidRDefault="002C6035" w:rsidP="00110E90">
      <w:pPr>
        <w:spacing w:after="120"/>
      </w:pPr>
      <w:r>
        <w:t xml:space="preserve">The authors </w:t>
      </w:r>
      <w:proofErr w:type="spellStart"/>
      <w:r>
        <w:t>Hongling</w:t>
      </w:r>
      <w:proofErr w:type="spellEnd"/>
      <w:r>
        <w:t xml:space="preserve"> Chen and Chen </w:t>
      </w:r>
      <w:proofErr w:type="spellStart"/>
      <w:r>
        <w:t>Haoyou</w:t>
      </w:r>
      <w:proofErr w:type="spellEnd"/>
      <w:r>
        <w:t xml:space="preserve"> initiate their paper by describing the need of biometric recognition and its advancement in security monitoring and human interaction. Here in this project, the extraction method is based on geometric features of face and treats face image as random vector which include Eigen face, independent component analysis and singular value decomposition. The VGG-16 used in this paper is a 16-layer deep convolutional network and use 3*3 convolution kernels. The authors have performed experiment on two datasets. The LFW (Label Face in the Wild) dataset is used to evaluate the algorithm in this experiment as well as </w:t>
      </w:r>
      <w:proofErr w:type="spellStart"/>
      <w:r>
        <w:t>CelebA</w:t>
      </w:r>
      <w:proofErr w:type="spellEnd"/>
      <w:r>
        <w:t xml:space="preserve"> (</w:t>
      </w:r>
      <w:proofErr w:type="spellStart"/>
      <w:r>
        <w:t>CelebFaces</w:t>
      </w:r>
      <w:proofErr w:type="spellEnd"/>
      <w:r>
        <w:t xml:space="preserve"> Attributes Datasets). LFW, a dataset composed of more than 13000 pictures concerning worldwide celebrities through the Internet, contains more 5000 people. Each face image has its unique ID and serial number to distinguish it. Celeb A is a large face attribute dataset with more than 200 thousand face images and each image has 40 attribute annotations. In the experiment, they have compared their method and VGG-16, and got highest accuracy in 400 dimensions. Beside they also compare state-of-the-art face recognition method on LFW dataset and got 97.47% result of accuracy.</w:t>
      </w:r>
    </w:p>
    <w:p w:rsidR="002C6035" w:rsidRDefault="002C6035" w:rsidP="00110E90">
      <w:pPr>
        <w:spacing w:after="120"/>
      </w:pPr>
      <w:r>
        <w:t xml:space="preserve">In [2],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w:t>
      </w:r>
      <w:proofErr w:type="spellStart"/>
      <w:r>
        <w:t>ReLU</w:t>
      </w:r>
      <w:proofErr w:type="spellEnd"/>
      <w:r>
        <w:t xml:space="preserve"> activation functions are used in the convolutional and fully-connected layers. It enlarges the training set using the method of data augmentation by generating multiple virtual images from each original image using bilateral ﬁlter and image translation. The result from [1] has accuracy of accuracy of 86.3%, which is higher than PCA. Its accuracy can be increased to 98.1%. Fine-tuning is applied to improve the efficiency of training and get a better result with fewer iterations.</w:t>
      </w:r>
    </w:p>
    <w:p w:rsidR="002C6035" w:rsidRDefault="002C6035" w:rsidP="00110E90">
      <w:pPr>
        <w:spacing w:after="120"/>
        <w:rPr>
          <w:rFonts w:cs="Times New Roman"/>
          <w:color w:val="auto"/>
          <w:sz w:val="22"/>
        </w:rPr>
      </w:pPr>
      <w:r>
        <w:rPr>
          <w:rFonts w:cs="Times New Roman"/>
        </w:rPr>
        <w:t xml:space="preserve">In [3], it uses one of the pre-trained models- VGG-16 with Deep Convolutional Neural Network to classify images. Transfer of knowledge is a method of reusing pre-trained model knowledge for another task. VGG-16 architecture consists of 13 convolutional layers, 2 fully connected layers and 1 </w:t>
      </w:r>
      <w:proofErr w:type="spellStart"/>
      <w:r>
        <w:rPr>
          <w:rFonts w:cs="Times New Roman"/>
        </w:rPr>
        <w:t>Softmax</w:t>
      </w:r>
      <w:proofErr w:type="spellEnd"/>
      <w:r>
        <w:rPr>
          <w:rFonts w:cs="Times New Roman"/>
        </w:rPr>
        <w:t xml:space="preserve"> classifier. Input image (RGB image with depth 3) is passed into first and second convolutional layer and dimension is changed to 224*224*64. The third and fourth convolutional layers are followed by max pooling layer. The fifth, sixth and seventh layers use </w:t>
      </w:r>
      <w:r>
        <w:rPr>
          <w:rFonts w:cs="Times New Roman"/>
        </w:rPr>
        <w:lastRenderedPageBreak/>
        <w:t xml:space="preserve">256 feature maps. The eight to thirteen layers have 512 kernel filters. The fourteen and fifteen layers are fully connected hidden layers followed by a </w:t>
      </w:r>
      <w:proofErr w:type="spellStart"/>
      <w:r>
        <w:rPr>
          <w:rFonts w:cs="Times New Roman"/>
        </w:rPr>
        <w:t>softmax</w:t>
      </w:r>
      <w:proofErr w:type="spellEnd"/>
      <w:r>
        <w:rPr>
          <w:rFonts w:cs="Times New Roman"/>
        </w:rPr>
        <w:t xml:space="preserve"> output layer.  </w:t>
      </w:r>
    </w:p>
    <w:p w:rsidR="002C6035" w:rsidRDefault="002C6035" w:rsidP="00110E90">
      <w:pPr>
        <w:spacing w:after="120"/>
        <w:rPr>
          <w:rFonts w:cs="Times New Roman"/>
        </w:rPr>
      </w:pPr>
      <w:r>
        <w:rPr>
          <w:rFonts w:cs="Times New Roman"/>
        </w:rPr>
        <w:t>The first model build using convolutional neural network gives validation accuracy of 72.40 %. Then with fine tuning, this model with image augmentation and achieved accuracy of 79.20 %.  Eventually with use of one of the pre-trained models (VGG-16) trained on huge dataset of images and fine-tuned with image augmentation to achieve accuracy of 95.40 %</w:t>
      </w:r>
    </w:p>
    <w:p w:rsidR="002C6035" w:rsidRPr="00816D42" w:rsidRDefault="002C6035" w:rsidP="00110E90">
      <w:r w:rsidRPr="00816D42">
        <w:t xml:space="preserve">According to [4], to improve the discriminative and generalization ability of lightweight network for face recognition, they propose an efficient variable group convolutional network called </w:t>
      </w:r>
      <w:proofErr w:type="spellStart"/>
      <w:r w:rsidRPr="00816D42">
        <w:t>VarGFaceNet</w:t>
      </w:r>
      <w:proofErr w:type="spellEnd"/>
      <w:r w:rsidRPr="00816D42">
        <w:t xml:space="preserve">. This network solves conflict between small computational cost and unbalance of computational intensity inside a block. In order to enhance the discriminative ability of </w:t>
      </w:r>
      <w:proofErr w:type="spellStart"/>
      <w:r w:rsidRPr="00816D42">
        <w:t>VarGNet</w:t>
      </w:r>
      <w:proofErr w:type="spellEnd"/>
      <w:r w:rsidRPr="00816D42">
        <w:t xml:space="preserve"> for large scale face recognition task, they first add SE block and </w:t>
      </w:r>
      <w:proofErr w:type="spellStart"/>
      <w:r w:rsidRPr="00816D42">
        <w:t>PReLU</w:t>
      </w:r>
      <w:proofErr w:type="spellEnd"/>
      <w:r w:rsidRPr="00816D42">
        <w:t xml:space="preserve"> on blocks of </w:t>
      </w:r>
      <w:proofErr w:type="spellStart"/>
      <w:r w:rsidRPr="00816D42">
        <w:t>VarGNet</w:t>
      </w:r>
      <w:proofErr w:type="spellEnd"/>
      <w:r w:rsidRPr="00816D42">
        <w:t xml:space="preserve">. Then we remove the down sample process at the start of network to preserve the more </w:t>
      </w:r>
      <w:proofErr w:type="spellStart"/>
      <w:proofErr w:type="gramStart"/>
      <w:r w:rsidRPr="00816D42">
        <w:t>information.For</w:t>
      </w:r>
      <w:proofErr w:type="spellEnd"/>
      <w:proofErr w:type="gramEnd"/>
      <w:r w:rsidRPr="00816D42">
        <w:t xml:space="preserve"> setting of </w:t>
      </w:r>
      <w:proofErr w:type="spellStart"/>
      <w:r w:rsidRPr="00816D42">
        <w:t>VarGNet</w:t>
      </w:r>
      <w:proofErr w:type="spellEnd"/>
      <w:r w:rsidRPr="00816D42">
        <w:t xml:space="preserve">, SE block is adding on normal block of </w:t>
      </w:r>
      <w:proofErr w:type="spellStart"/>
      <w:r w:rsidRPr="00816D42">
        <w:t>VarGNet</w:t>
      </w:r>
      <w:proofErr w:type="spellEnd"/>
      <w:r w:rsidRPr="00816D42">
        <w:t xml:space="preserve"> which is the down sampling block. Beside it does not use </w:t>
      </w:r>
      <w:proofErr w:type="spellStart"/>
      <w:r w:rsidRPr="00816D42">
        <w:t>downsample</w:t>
      </w:r>
      <w:proofErr w:type="spellEnd"/>
      <w:r w:rsidRPr="00816D42">
        <w:t xml:space="preserve"> in first convolution in order to keep enough information. For embedding setting of </w:t>
      </w:r>
      <w:proofErr w:type="spellStart"/>
      <w:r w:rsidRPr="00816D42">
        <w:t>VarGNet</w:t>
      </w:r>
      <w:proofErr w:type="spellEnd"/>
      <w:r w:rsidRPr="00816D42">
        <w:t xml:space="preserve">, channel </w:t>
      </w:r>
      <w:proofErr w:type="spellStart"/>
      <w:r w:rsidRPr="00816D42">
        <w:t>isexpanded</w:t>
      </w:r>
      <w:proofErr w:type="spellEnd"/>
      <w:r w:rsidRPr="00816D42">
        <w:t xml:space="preserve"> from 320 to 1024. Then variable group convolution is employed and pointwise convolutions is used to reduce the parameters and computational cost, while remain essential information. </w:t>
      </w:r>
    </w:p>
    <w:p w:rsidR="002C6035" w:rsidRPr="00816D42" w:rsidRDefault="002C6035" w:rsidP="00110E90">
      <w:r w:rsidRPr="00816D42">
        <w:t xml:space="preserve">According to [5], 2-Dimensional </w:t>
      </w:r>
      <w:proofErr w:type="spellStart"/>
      <w:r w:rsidRPr="00816D42">
        <w:t>Princpal</w:t>
      </w:r>
      <w:proofErr w:type="spellEnd"/>
      <w:r w:rsidRPr="00816D42">
        <w:t xml:space="preserve"> Component </w:t>
      </w:r>
      <w:r>
        <w:t>Analysis(2DCPA) extract the spat</w:t>
      </w:r>
      <w:r w:rsidRPr="00816D42">
        <w:t>ial information and best features of 2D samples which can improve the performance of dimensional reduction. 2DPCA is to find a sub space (called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feature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unsupervised method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p>
    <w:p w:rsidR="002C6035" w:rsidRPr="00F32A3B" w:rsidRDefault="002C6035" w:rsidP="00110E90">
      <w:pPr>
        <w:rPr>
          <w:rFonts w:cs="Times New Roman"/>
          <w:color w:val="auto"/>
          <w:szCs w:val="24"/>
          <w:shd w:val="clear" w:color="auto" w:fill="F1F0F0"/>
        </w:rPr>
      </w:pPr>
    </w:p>
    <w:p w:rsidR="002C6035" w:rsidRDefault="002C6035" w:rsidP="00110E90">
      <w:pPr>
        <w:spacing w:after="120"/>
        <w:rPr>
          <w:rFonts w:cs="Times New Roman"/>
        </w:rPr>
      </w:pPr>
    </w:p>
    <w:p w:rsidR="002C6035" w:rsidRDefault="002C6035" w:rsidP="00110E90">
      <w:pPr>
        <w:spacing w:after="120"/>
        <w:rPr>
          <w:ins w:id="51" w:author="ErSKS" w:date="2020-11-13T15:13:00Z"/>
        </w:rPr>
      </w:pPr>
    </w:p>
    <w:p w:rsidR="005E4DDC" w:rsidRDefault="005E4DDC" w:rsidP="00110E90">
      <w:pPr>
        <w:spacing w:after="120"/>
      </w:pPr>
    </w:p>
    <w:p w:rsidR="002C6035" w:rsidRDefault="002C6035" w:rsidP="00110E90">
      <w:pPr>
        <w:pStyle w:val="Title"/>
      </w:pPr>
      <w:bookmarkStart w:id="52" w:name="_Toc25241066"/>
      <w:bookmarkStart w:id="53" w:name="_Toc25242706"/>
      <w:bookmarkStart w:id="54" w:name="_Toc25751075"/>
      <w:bookmarkStart w:id="55" w:name="_Toc34869168"/>
      <w:r>
        <w:lastRenderedPageBreak/>
        <w:t>CHAPTER 3</w:t>
      </w:r>
      <w:bookmarkEnd w:id="52"/>
      <w:bookmarkEnd w:id="53"/>
      <w:bookmarkEnd w:id="54"/>
      <w:bookmarkEnd w:id="55"/>
    </w:p>
    <w:p w:rsidR="002C6035" w:rsidRDefault="002C6035" w:rsidP="00110E90">
      <w:pPr>
        <w:pStyle w:val="Heading1"/>
      </w:pPr>
      <w:bookmarkStart w:id="56" w:name="_Toc25241067"/>
      <w:bookmarkStart w:id="57" w:name="_Toc25242707"/>
      <w:bookmarkStart w:id="58" w:name="_Toc34869169"/>
      <w:bookmarkStart w:id="59" w:name="_Toc56086367"/>
      <w:r>
        <w:t>METHODOLOGY</w:t>
      </w:r>
      <w:bookmarkEnd w:id="56"/>
      <w:bookmarkEnd w:id="57"/>
      <w:bookmarkEnd w:id="58"/>
      <w:bookmarkEnd w:id="59"/>
    </w:p>
    <w:p w:rsidR="002C6035" w:rsidRPr="00005FA4" w:rsidRDefault="002C6035" w:rsidP="00110E90">
      <w:pPr>
        <w:pStyle w:val="Heading3"/>
      </w:pPr>
      <w:bookmarkStart w:id="60" w:name="_Toc56086368"/>
      <w:r>
        <w:t>3.1 Background</w:t>
      </w:r>
      <w:bookmarkEnd w:id="60"/>
    </w:p>
    <w:p w:rsidR="002C6035" w:rsidRDefault="002C6035" w:rsidP="00110E90">
      <w:pPr>
        <w:spacing w:after="120"/>
      </w:pPr>
      <w:r>
        <w:t>For developing the Facial Recognition System, various phases and methods are used to proceed with the help of various software, tools and languages. In our project, we have gathered data in form of image and use it to train the system and later utilize it to recognize the person. We have used the VGG-16 architecture to train our dataset to prepare our face recognition model.</w:t>
      </w:r>
    </w:p>
    <w:p w:rsidR="002C6035" w:rsidRDefault="002C6035" w:rsidP="00110E90">
      <w:pPr>
        <w:pStyle w:val="Heading3"/>
      </w:pPr>
      <w:bookmarkStart w:id="61" w:name="_Toc56086369"/>
      <w:r>
        <w:t>3.2 Deep Learning</w:t>
      </w:r>
      <w:bookmarkEnd w:id="61"/>
    </w:p>
    <w:p w:rsidR="002C6035" w:rsidRDefault="002C6035" w:rsidP="00110E90">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p>
    <w:p w:rsidR="002C6035" w:rsidRPr="00005FA4" w:rsidRDefault="00C82C7E" w:rsidP="00110E90">
      <w:pPr>
        <w:jc w:val="center"/>
      </w:pPr>
      <w:r>
        <w:rPr>
          <w:noProof/>
          <w:lang w:val="en-GB" w:eastAsia="en-GB"/>
        </w:rPr>
        <mc:AlternateContent>
          <mc:Choice Requires="wpg">
            <w:drawing>
              <wp:inline distT="0" distB="0" distL="0" distR="0">
                <wp:extent cx="3117850" cy="2976880"/>
                <wp:effectExtent l="9525" t="9525" r="6350" b="13970"/>
                <wp:docPr id="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850" cy="2976880"/>
                          <a:chOff x="0" y="0"/>
                          <a:chExt cx="52876" cy="51153"/>
                        </a:xfrm>
                      </wpg:grpSpPr>
                      <wps:wsp>
                        <wps:cNvPr id="8" name="Oval 23"/>
                        <wps:cNvSpPr>
                          <a:spLocks noChangeArrowheads="1"/>
                        </wps:cNvSpPr>
                        <wps:spPr bwMode="auto">
                          <a:xfrm>
                            <a:off x="0" y="0"/>
                            <a:ext cx="52876" cy="51153"/>
                          </a:xfrm>
                          <a:prstGeom prst="ellipse">
                            <a:avLst/>
                          </a:prstGeom>
                          <a:solidFill>
                            <a:schemeClr val="accent1">
                              <a:lumMod val="60000"/>
                              <a:lumOff val="4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3" name="Oval 24"/>
                        <wps:cNvSpPr>
                          <a:spLocks noChangeArrowheads="1"/>
                        </wps:cNvSpPr>
                        <wps:spPr bwMode="auto">
                          <a:xfrm>
                            <a:off x="12854" y="13914"/>
                            <a:ext cx="36841" cy="35847"/>
                          </a:xfrm>
                          <a:prstGeom prst="ellipse">
                            <a:avLst/>
                          </a:prstGeom>
                          <a:solidFill>
                            <a:schemeClr val="accent6">
                              <a:lumMod val="20000"/>
                              <a:lumOff val="8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4" name="Oval 25"/>
                        <wps:cNvSpPr>
                          <a:spLocks noChangeArrowheads="1"/>
                        </wps:cNvSpPr>
                        <wps:spPr bwMode="auto">
                          <a:xfrm>
                            <a:off x="24649" y="23986"/>
                            <a:ext cx="23058" cy="23721"/>
                          </a:xfrm>
                          <a:prstGeom prst="ellipse">
                            <a:avLst/>
                          </a:prstGeom>
                          <a:solidFill>
                            <a:schemeClr val="accent3">
                              <a:lumMod val="40000"/>
                              <a:lumOff val="6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6" name="TextBox 10"/>
                        <wps:cNvSpPr txBox="1">
                          <a:spLocks noChangeArrowheads="1"/>
                        </wps:cNvSpPr>
                        <wps:spPr bwMode="auto">
                          <a:xfrm>
                            <a:off x="10005" y="5990"/>
                            <a:ext cx="36695" cy="6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2DE" w:rsidRPr="009C2C28" w:rsidRDefault="007272DE" w:rsidP="00110E90">
                              <w:pPr>
                                <w:rPr>
                                  <w:sz w:val="18"/>
                                  <w:szCs w:val="18"/>
                                </w:rPr>
                              </w:pPr>
                              <w:r w:rsidRPr="009C2C28">
                                <w:rPr>
                                  <w:kern w:val="24"/>
                                  <w:szCs w:val="24"/>
                                </w:rPr>
                                <w:t>Artificial Intelligence</w:t>
                              </w:r>
                            </w:p>
                          </w:txbxContent>
                        </wps:txbx>
                        <wps:bodyPr rot="0" vert="horz" wrap="square" lIns="91440" tIns="45720" rIns="91440" bIns="45720" anchor="t" anchorCtr="0" upright="1">
                          <a:noAutofit/>
                        </wps:bodyPr>
                      </wps:wsp>
                      <wps:wsp>
                        <wps:cNvPr id="17" name="TextBox 11"/>
                        <wps:cNvSpPr txBox="1">
                          <a:spLocks noChangeArrowheads="1"/>
                        </wps:cNvSpPr>
                        <wps:spPr bwMode="auto">
                          <a:xfrm>
                            <a:off x="18114" y="17303"/>
                            <a:ext cx="27465" cy="6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2DE" w:rsidRPr="009C2C28" w:rsidRDefault="007272DE" w:rsidP="00110E90">
                              <w:pPr>
                                <w:rPr>
                                  <w:sz w:val="18"/>
                                  <w:szCs w:val="18"/>
                                </w:rPr>
                              </w:pPr>
                              <w:r w:rsidRPr="009C2C28">
                                <w:rPr>
                                  <w:rFonts w:asciiTheme="minorHAnsi" w:hAnsi="Calibri"/>
                                  <w:kern w:val="24"/>
                                  <w:szCs w:val="24"/>
                                </w:rPr>
                                <w:t>Machine Learning</w:t>
                              </w:r>
                            </w:p>
                          </w:txbxContent>
                        </wps:txbx>
                        <wps:bodyPr rot="0" vert="horz" wrap="square" lIns="91440" tIns="45720" rIns="91440" bIns="45720" anchor="t" anchorCtr="0" upright="1">
                          <a:noAutofit/>
                        </wps:bodyPr>
                      </wps:wsp>
                      <wps:wsp>
                        <wps:cNvPr id="18" name="TextBox 12"/>
                        <wps:cNvSpPr txBox="1">
                          <a:spLocks noChangeArrowheads="1"/>
                        </wps:cNvSpPr>
                        <wps:spPr bwMode="auto">
                          <a:xfrm>
                            <a:off x="27575" y="29239"/>
                            <a:ext cx="22551" cy="6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2DE" w:rsidRPr="009C2C28" w:rsidRDefault="007272DE" w:rsidP="00110E90">
                              <w:pPr>
                                <w:rPr>
                                  <w:sz w:val="18"/>
                                  <w:szCs w:val="18"/>
                                </w:rPr>
                              </w:pPr>
                              <w:r w:rsidRPr="009C2C28">
                                <w:rPr>
                                  <w:kern w:val="24"/>
                                  <w:szCs w:val="24"/>
                                </w:rPr>
                                <w:t>Deep Learning</w:t>
                              </w:r>
                            </w:p>
                          </w:txbxContent>
                        </wps:txbx>
                        <wps:bodyPr rot="0" vert="horz" wrap="square" lIns="91440" tIns="45720" rIns="91440" bIns="45720" anchor="t" anchorCtr="0" upright="1">
                          <a:noAutofit/>
                        </wps:bodyPr>
                      </wps:wsp>
                    </wpg:wgp>
                  </a:graphicData>
                </a:graphic>
              </wp:inline>
            </w:drawing>
          </mc:Choice>
          <mc:Fallback>
            <w:pict>
              <v:group id="Group 13" o:spid="_x0000_s1026" style="width:245.5pt;height:234.4pt;mso-position-horizontal-relative:char;mso-position-vertical-relative:line" coordsize="52876,5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">
                <v:oval id="Oval 23" o:spid="_x0000_s1027" style="position:absolute;width:52876;height:51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" fillcolor="#9cc2e5 [1940]" strokecolor="#1f4d78 [1604]" strokeweight="1pt">
                  <v:stroke joinstyle="miter"/>
                </v:oval>
                <v:oval id="Oval 24" o:spid="_x0000_s1028" style="position:absolute;left:12854;top:13914;width:36841;height:35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" fillcolor="#e2efd9 [665]" strokecolor="#1f4d78 [1604]" strokeweight="1pt">
                  <v:stroke joinstyle="miter"/>
                </v:oval>
                <v:oval id="Oval 25" o:spid="_x0000_s1029" style="position:absolute;left:24649;top:23986;width:23058;height:2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7272DE" w:rsidRPr="009C2C28" w:rsidRDefault="007272DE" w:rsidP="00110E90">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7272DE" w:rsidRPr="009C2C28" w:rsidRDefault="007272DE" w:rsidP="00110E90">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7272DE" w:rsidRPr="009C2C28" w:rsidRDefault="007272DE" w:rsidP="00110E90">
                        <w:pPr>
                          <w:rPr>
                            <w:sz w:val="18"/>
                            <w:szCs w:val="18"/>
                          </w:rPr>
                        </w:pPr>
                        <w:r w:rsidRPr="009C2C28">
                          <w:rPr>
                            <w:kern w:val="24"/>
                            <w:szCs w:val="24"/>
                          </w:rPr>
                          <w:t>Deep Learning</w:t>
                        </w:r>
                      </w:p>
                    </w:txbxContent>
                  </v:textbox>
                </v:shape>
                <w10:anchorlock/>
              </v:group>
            </w:pict>
          </mc:Fallback>
        </mc:AlternateContent>
      </w:r>
    </w:p>
    <w:p w:rsidR="002C6035" w:rsidRPr="00274210" w:rsidRDefault="002C6035" w:rsidP="00110E90">
      <w:pPr>
        <w:jc w:val="center"/>
        <w:rPr>
          <w:rFonts w:eastAsiaTheme="majorEastAsia" w:cstheme="majorBidi"/>
          <w:b/>
          <w:i/>
          <w:iCs/>
          <w:sz w:val="22"/>
        </w:rPr>
      </w:pPr>
      <w:bookmarkStart w:id="62" w:name="_Toc34869170"/>
      <w:r w:rsidRPr="00274210">
        <w:rPr>
          <w:i/>
          <w:iCs/>
          <w:sz w:val="22"/>
        </w:rPr>
        <w:t>Fig. 3.1: Deep Learning in AI</w:t>
      </w:r>
    </w:p>
    <w:p w:rsidR="002C6035" w:rsidRDefault="002C6035" w:rsidP="00110E90">
      <w:pPr>
        <w:pStyle w:val="Heading3"/>
        <w:spacing w:before="120"/>
      </w:pPr>
      <w:bookmarkStart w:id="63" w:name="_Toc56086370"/>
      <w:r>
        <w:lastRenderedPageBreak/>
        <w:t>3.3 Block Diagram</w:t>
      </w:r>
      <w:bookmarkEnd w:id="62"/>
      <w:bookmarkEnd w:id="63"/>
    </w:p>
    <w:p w:rsidR="002C6035" w:rsidRDefault="002C6035" w:rsidP="00110E90">
      <w:pPr>
        <w:spacing w:after="120"/>
      </w:pPr>
      <w:r>
        <w:rPr>
          <w:noProof/>
          <w:lang w:val="en-GB" w:eastAsia="en-GB"/>
        </w:rPr>
        <w:drawing>
          <wp:inline distT="0" distB="0" distL="0" distR="0">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7"/>
                    <a:stretch>
                      <a:fillRect/>
                    </a:stretch>
                  </pic:blipFill>
                  <pic:spPr>
                    <a:xfrm>
                      <a:off x="0" y="0"/>
                      <a:ext cx="5762873" cy="2718962"/>
                    </a:xfrm>
                    <a:prstGeom prst="rect">
                      <a:avLst/>
                    </a:prstGeom>
                  </pic:spPr>
                </pic:pic>
              </a:graphicData>
            </a:graphic>
          </wp:inline>
        </w:drawing>
      </w:r>
    </w:p>
    <w:p w:rsidR="002C6035" w:rsidRPr="00274210" w:rsidRDefault="002C6035" w:rsidP="00110E90">
      <w:pPr>
        <w:spacing w:after="120"/>
        <w:jc w:val="center"/>
        <w:rPr>
          <w:i/>
          <w:iCs/>
          <w:sz w:val="22"/>
          <w:szCs w:val="20"/>
        </w:rPr>
      </w:pPr>
      <w:r w:rsidRPr="00274210">
        <w:rPr>
          <w:i/>
          <w:iCs/>
          <w:sz w:val="22"/>
          <w:szCs w:val="20"/>
        </w:rPr>
        <w:t>Fig. 3.</w:t>
      </w:r>
      <w:r>
        <w:rPr>
          <w:i/>
          <w:iCs/>
          <w:sz w:val="22"/>
          <w:szCs w:val="20"/>
        </w:rPr>
        <w:t>2</w:t>
      </w:r>
      <w:r w:rsidRPr="00274210">
        <w:rPr>
          <w:i/>
          <w:iCs/>
          <w:sz w:val="22"/>
          <w:szCs w:val="20"/>
        </w:rPr>
        <w:t>: Block Diagram of Face Recognition System</w:t>
      </w:r>
    </w:p>
    <w:p w:rsidR="002C6035" w:rsidDel="005E4DDC" w:rsidRDefault="002C6035" w:rsidP="00110E90">
      <w:pPr>
        <w:spacing w:after="120"/>
        <w:rPr>
          <w:del w:id="64" w:author="ErSKS" w:date="2020-11-13T15:13:00Z"/>
          <w:rFonts w:cs="Times New Roman"/>
          <w:sz w:val="28"/>
          <w:szCs w:val="28"/>
        </w:rPr>
      </w:pPr>
    </w:p>
    <w:p w:rsidR="002C6035" w:rsidRPr="005646F9" w:rsidRDefault="002C6035" w:rsidP="00110E90">
      <w:pPr>
        <w:spacing w:after="120"/>
        <w:rPr>
          <w:rFonts w:cs="Times New Roman"/>
          <w:szCs w:val="24"/>
        </w:rPr>
      </w:pPr>
      <w:r w:rsidRPr="005646F9">
        <w:rPr>
          <w:rFonts w:cs="Times New Roman"/>
          <w:szCs w:val="24"/>
        </w:rPr>
        <w:t xml:space="preserve">An environment is everything in the world in which an agent is present. Here physical agents </w:t>
      </w:r>
      <w:del w:id="65" w:author="ErSKS" w:date="2020-11-13T15:13:00Z">
        <w:r w:rsidRPr="005646F9" w:rsidDel="005E4DDC">
          <w:rPr>
            <w:rFonts w:cs="Times New Roman"/>
            <w:szCs w:val="24"/>
          </w:rPr>
          <w:delText>is</w:delText>
        </w:r>
      </w:del>
      <w:ins w:id="66" w:author="ErSKS" w:date="2020-11-13T15:13:00Z">
        <w:r w:rsidR="005E4DDC" w:rsidRPr="005646F9">
          <w:rPr>
            <w:rFonts w:cs="Times New Roman"/>
            <w:szCs w:val="24"/>
          </w:rPr>
          <w:t>are</w:t>
        </w:r>
      </w:ins>
      <w:r w:rsidRPr="005646F9">
        <w:rPr>
          <w:rFonts w:cs="Times New Roman"/>
          <w:szCs w:val="24"/>
        </w:rPr>
        <w:t xml:space="preserve"> agents situated in a physical real world. In our system individual person is agent in physical environment. So image acquisition of person is done in our system, in order to extract the features of a person </w:t>
      </w:r>
      <w:del w:id="67" w:author="ErSKS" w:date="2020-11-13T15:13:00Z">
        <w:r w:rsidRPr="005646F9" w:rsidDel="005E4DDC">
          <w:rPr>
            <w:rFonts w:cs="Times New Roman"/>
            <w:szCs w:val="24"/>
          </w:rPr>
          <w:delText>i.e</w:delText>
        </w:r>
      </w:del>
      <w:ins w:id="68" w:author="ErSKS" w:date="2020-11-13T15:13:00Z">
        <w:r w:rsidR="005E4DDC" w:rsidRPr="005646F9">
          <w:rPr>
            <w:rFonts w:cs="Times New Roman"/>
            <w:szCs w:val="24"/>
          </w:rPr>
          <w:t>i.e.</w:t>
        </w:r>
      </w:ins>
      <w:r w:rsidRPr="005646F9">
        <w:rPr>
          <w:rFonts w:cs="Times New Roman"/>
          <w:szCs w:val="24"/>
        </w:rPr>
        <w:t xml:space="preserve"> from the face. Where we can define image acquisition as the creation of a digitally encoded representation of visual characteristics of an object, such as a physical scene or the interior structure of an object. </w:t>
      </w:r>
      <w:del w:id="69" w:author="ErSKS" w:date="2020-11-13T15:13:00Z">
        <w:r w:rsidRPr="005646F9" w:rsidDel="005E4DDC">
          <w:rPr>
            <w:rFonts w:cs="Times New Roman"/>
            <w:szCs w:val="24"/>
          </w:rPr>
          <w:delText>Likewise</w:delText>
        </w:r>
      </w:del>
      <w:ins w:id="70" w:author="ErSKS" w:date="2020-11-13T15:13:00Z">
        <w:r w:rsidR="005E4DDC" w:rsidRPr="005646F9">
          <w:rPr>
            <w:rFonts w:cs="Times New Roman"/>
            <w:szCs w:val="24"/>
          </w:rPr>
          <w:t>Likewise,</w:t>
        </w:r>
      </w:ins>
      <w:r w:rsidRPr="005646F9">
        <w:rPr>
          <w:rFonts w:cs="Times New Roman"/>
          <w:szCs w:val="24"/>
        </w:rPr>
        <w:t xml:space="preserve"> our system will also train the image capture with preprocessing of data for making dataset with features extraction. And AI is defined as the process of a machine imitating human intelligence factors such as; learning, self-correction and reasoning. So training data is often used in the validation and testing set of data. These two extracted feature that is from image acquisition and training dataset are classified according to their classification. Classification in machine learning is when a machine or computer uses an algorithm to draw conclusion from data that it already has, and then uses these conclusions to categories new data it receives. Hence finally the image recognition is done through the help of classification.</w:t>
      </w:r>
    </w:p>
    <w:p w:rsidR="002C6035" w:rsidRPr="0044730D" w:rsidRDefault="002C6035" w:rsidP="00110E90">
      <w:pPr>
        <w:pStyle w:val="Heading3"/>
        <w:spacing w:before="120"/>
        <w:rPr>
          <w:rFonts w:cs="Times New Roman"/>
          <w:i/>
          <w:iCs/>
          <w:sz w:val="22"/>
        </w:rPr>
      </w:pPr>
      <w:bookmarkStart w:id="71" w:name="_Toc25241070"/>
      <w:bookmarkStart w:id="72" w:name="_Toc25242710"/>
      <w:r>
        <w:br w:type="page"/>
      </w:r>
      <w:bookmarkStart w:id="73" w:name="_Toc34869173"/>
      <w:bookmarkStart w:id="74" w:name="_Toc56086371"/>
      <w:bookmarkStart w:id="75" w:name="_Toc25241072"/>
      <w:bookmarkStart w:id="76" w:name="_Toc25242712"/>
      <w:bookmarkEnd w:id="71"/>
      <w:bookmarkEnd w:id="72"/>
      <w:r>
        <w:lastRenderedPageBreak/>
        <w:t>3.4 Algorithm used</w:t>
      </w:r>
      <w:bookmarkEnd w:id="73"/>
      <w:bookmarkEnd w:id="74"/>
    </w:p>
    <w:p w:rsidR="002C6035" w:rsidRDefault="002C6035" w:rsidP="00110E90">
      <w:pPr>
        <w:spacing w:after="120"/>
      </w:pPr>
      <w:r w:rsidRPr="008B18B6">
        <w:t>Al</w:t>
      </w:r>
      <w:r>
        <w:t>g</w:t>
      </w:r>
      <w:r w:rsidRPr="008B18B6">
        <w:t>orithm</w:t>
      </w:r>
    </w:p>
    <w:p w:rsidR="002C6035" w:rsidRPr="008B18B6" w:rsidRDefault="002C6035" w:rsidP="00110E90">
      <w:pPr>
        <w:spacing w:after="120"/>
      </w:pPr>
      <w:r>
        <w:t>Step1: Start</w:t>
      </w:r>
    </w:p>
    <w:p w:rsidR="002C6035" w:rsidRPr="008B18B6" w:rsidRDefault="002C6035" w:rsidP="00110E90">
      <w:pPr>
        <w:spacing w:after="120"/>
      </w:pPr>
      <w:r>
        <w:t>Step 2</w:t>
      </w:r>
      <w:r w:rsidRPr="008B18B6">
        <w:t>: Capture all persons’ face images;</w:t>
      </w:r>
    </w:p>
    <w:p w:rsidR="002C6035" w:rsidRPr="008B18B6" w:rsidRDefault="002C6035" w:rsidP="00110E90">
      <w:pPr>
        <w:spacing w:after="120"/>
      </w:pPr>
      <w:r>
        <w:t>Step 3</w:t>
      </w:r>
      <w:r w:rsidRPr="008B18B6">
        <w:t>: Augment training samples and establish the training dataset;</w:t>
      </w:r>
    </w:p>
    <w:p w:rsidR="002C6035" w:rsidRPr="008B18B6" w:rsidRDefault="002C6035" w:rsidP="00110E90">
      <w:pPr>
        <w:spacing w:after="120"/>
      </w:pPr>
      <w:r>
        <w:t>Step 4</w:t>
      </w:r>
      <w:r w:rsidRPr="008B18B6">
        <w:t xml:space="preserve">: for each iteration </w:t>
      </w:r>
      <w:proofErr w:type="spellStart"/>
      <w:r w:rsidRPr="008B18B6">
        <w:t>i</w:t>
      </w:r>
      <w:proofErr w:type="spellEnd"/>
      <w:r w:rsidRPr="008B18B6">
        <w:t xml:space="preserve"> to max iterations do</w:t>
      </w:r>
    </w:p>
    <w:p w:rsidR="002C6035" w:rsidRPr="008B18B6" w:rsidRDefault="002C6035" w:rsidP="00110E90">
      <w:pPr>
        <w:spacing w:after="120"/>
      </w:pPr>
      <w:r>
        <w:tab/>
      </w:r>
      <w:r w:rsidRPr="008B18B6">
        <w:t>initialize learning rate;</w:t>
      </w:r>
    </w:p>
    <w:p w:rsidR="002C6035" w:rsidRPr="008B18B6" w:rsidRDefault="002C6035" w:rsidP="00110E90">
      <w:pPr>
        <w:spacing w:after="120"/>
      </w:pPr>
      <w:r>
        <w:t>Step</w:t>
      </w:r>
      <w:r w:rsidRPr="008B18B6">
        <w:t xml:space="preserve">5: for each training image </w:t>
      </w:r>
      <w:proofErr w:type="spellStart"/>
      <w:r w:rsidRPr="008B18B6">
        <w:t>Ido</w:t>
      </w:r>
      <w:proofErr w:type="spellEnd"/>
    </w:p>
    <w:p w:rsidR="002C6035" w:rsidRPr="008B18B6" w:rsidRDefault="002C6035" w:rsidP="00110E90">
      <w:pPr>
        <w:spacing w:after="120"/>
      </w:pPr>
      <w:r>
        <w:t>Step</w:t>
      </w:r>
      <w:proofErr w:type="gramStart"/>
      <w:r w:rsidRPr="008B18B6">
        <w:t>6:Compute</w:t>
      </w:r>
      <w:proofErr w:type="gramEnd"/>
      <w:r w:rsidRPr="008B18B6">
        <w:t xml:space="preserve"> the output of each layer by the forward propagation algorithm</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Pr="008B18B6">
        <w:t xml:space="preserve">7: Update weight ω by the back-propagation algorithm </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Pr="008B18B6">
        <w:t>8: for each test image do</w:t>
      </w:r>
    </w:p>
    <w:p w:rsidR="002C6035" w:rsidRPr="008B18B6" w:rsidRDefault="002C6035" w:rsidP="00110E90">
      <w:pPr>
        <w:spacing w:after="120"/>
      </w:pPr>
      <w:r w:rsidRPr="008B18B6">
        <w:tab/>
        <w:t>Compute the output of each layer using forward propagation algorithm</w:t>
      </w:r>
    </w:p>
    <w:p w:rsidR="002C6035" w:rsidRDefault="002C6035" w:rsidP="00110E90">
      <w:pPr>
        <w:spacing w:after="120"/>
      </w:pPr>
      <w:r w:rsidRPr="008B18B6">
        <w:tab/>
        <w:t>Compute the output of network;</w:t>
      </w:r>
    </w:p>
    <w:p w:rsidR="002C6035" w:rsidRDefault="002C6035" w:rsidP="00110E90">
      <w:pPr>
        <w:spacing w:after="120"/>
      </w:pPr>
      <w:r>
        <w:tab/>
      </w:r>
      <w:r w:rsidRPr="005214C2">
        <w:t>Print the person’s name;</w:t>
      </w:r>
    </w:p>
    <w:p w:rsidR="002C6035" w:rsidRDefault="002C6035" w:rsidP="00110E90">
      <w:pPr>
        <w:spacing w:after="120"/>
      </w:pPr>
      <w:r>
        <w:tab/>
        <w:t>end for</w:t>
      </w:r>
    </w:p>
    <w:p w:rsidR="002C6035" w:rsidRDefault="002C6035" w:rsidP="00110E90">
      <w:pPr>
        <w:spacing w:after="120"/>
      </w:pPr>
      <w:r>
        <w:t xml:space="preserve">Step </w:t>
      </w:r>
      <w:proofErr w:type="gramStart"/>
      <w:r>
        <w:t>9:Stop</w:t>
      </w:r>
      <w:proofErr w:type="gramEnd"/>
    </w:p>
    <w:p w:rsidR="002C6035" w:rsidRDefault="002C6035" w:rsidP="00110E90"/>
    <w:p w:rsidR="002C6035" w:rsidRDefault="002C6035" w:rsidP="00110E90">
      <w:pPr>
        <w:spacing w:after="120"/>
      </w:pPr>
      <w:r>
        <w:rPr>
          <w:noProof/>
          <w:lang w:val="en-GB" w:eastAsia="en-GB"/>
        </w:rPr>
        <w:drawing>
          <wp:inline distT="0" distB="0" distL="0" distR="0">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92705"/>
                    </a:xfrm>
                    <a:prstGeom prst="rect">
                      <a:avLst/>
                    </a:prstGeom>
                  </pic:spPr>
                </pic:pic>
              </a:graphicData>
            </a:graphic>
          </wp:inline>
        </w:drawing>
      </w:r>
    </w:p>
    <w:p w:rsidR="002C6035" w:rsidRDefault="002C6035" w:rsidP="00110E90">
      <w:pPr>
        <w:spacing w:after="120"/>
        <w:jc w:val="center"/>
      </w:pPr>
      <w:r>
        <w:br/>
      </w:r>
    </w:p>
    <w:p w:rsidR="002C6035" w:rsidRPr="00A56599" w:rsidRDefault="002C6035" w:rsidP="00110E90">
      <w:pPr>
        <w:spacing w:after="120"/>
        <w:jc w:val="center"/>
        <w:rPr>
          <w:i/>
          <w:sz w:val="22"/>
          <w:szCs w:val="20"/>
        </w:rPr>
      </w:pPr>
      <w:r w:rsidRPr="00A56599">
        <w:rPr>
          <w:i/>
          <w:sz w:val="22"/>
          <w:szCs w:val="20"/>
        </w:rPr>
        <w:t>Fig. 3.</w:t>
      </w:r>
      <w:r>
        <w:rPr>
          <w:i/>
          <w:sz w:val="22"/>
          <w:szCs w:val="20"/>
        </w:rPr>
        <w:t>3</w:t>
      </w:r>
      <w:r w:rsidRPr="00A56599">
        <w:rPr>
          <w:i/>
          <w:sz w:val="22"/>
          <w:szCs w:val="20"/>
        </w:rPr>
        <w:t>: VGG-16-neural-network-architecture</w:t>
      </w:r>
    </w:p>
    <w:p w:rsidR="002C6035" w:rsidRDefault="002C6035" w:rsidP="00110E90">
      <w:pPr>
        <w:spacing w:after="120"/>
      </w:pPr>
    </w:p>
    <w:p w:rsidR="002C6035" w:rsidDel="005E4DDC" w:rsidRDefault="002C6035" w:rsidP="00110E90">
      <w:pPr>
        <w:rPr>
          <w:del w:id="77" w:author="ErSKS" w:date="2020-11-13T15:13:00Z"/>
        </w:rPr>
      </w:pPr>
      <w:r>
        <w:t>We used VGG-16 architecture to implement our project.</w:t>
      </w:r>
      <w:ins w:id="78" w:author="ErSKS" w:date="2020-11-13T15:13:00Z">
        <w:r w:rsidR="005E4DDC">
          <w:t xml:space="preserve"> </w:t>
        </w:r>
      </w:ins>
    </w:p>
    <w:p w:rsidR="002C6035" w:rsidRDefault="002C6035" w:rsidP="005E4DDC">
      <w:pPr>
        <w:pPrChange w:id="79" w:author="ErSKS" w:date="2020-11-13T15:13:00Z">
          <w:pPr>
            <w:spacing w:after="120"/>
          </w:pPr>
        </w:pPrChange>
      </w:pPr>
      <w:r>
        <w:t xml:space="preserve">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w:t>
      </w:r>
      <w:proofErr w:type="spellStart"/>
      <w:r>
        <w:t>Conv</w:t>
      </w:r>
      <w:proofErr w:type="spellEnd"/>
      <w:r>
        <w:t xml:space="preserve"> 1 has number of filters as 64 while </w:t>
      </w:r>
      <w:proofErr w:type="spellStart"/>
      <w:r>
        <w:t>Conv</w:t>
      </w:r>
      <w:proofErr w:type="spellEnd"/>
      <w:r>
        <w:t xml:space="preserve"> 2 has 128 filters, </w:t>
      </w:r>
      <w:proofErr w:type="spellStart"/>
      <w:r>
        <w:t>Conv</w:t>
      </w:r>
      <w:proofErr w:type="spellEnd"/>
      <w:r>
        <w:t xml:space="preserve"> 3 has 256 filters while </w:t>
      </w:r>
      <w:proofErr w:type="spellStart"/>
      <w:r>
        <w:t>Conv</w:t>
      </w:r>
      <w:proofErr w:type="spellEnd"/>
      <w:r>
        <w:t xml:space="preserve"> 4 and </w:t>
      </w:r>
      <w:proofErr w:type="spellStart"/>
      <w:r>
        <w:t>Conv</w:t>
      </w:r>
      <w:proofErr w:type="spellEnd"/>
      <w:r>
        <w:t xml:space="preserve"> 5 has 512 filters.</w:t>
      </w:r>
    </w:p>
    <w:p w:rsidR="002C6035" w:rsidRPr="0053360E" w:rsidRDefault="002C6035" w:rsidP="00110E90">
      <w:pPr>
        <w:spacing w:after="120"/>
      </w:pPr>
      <w:r w:rsidRPr="00FA23B1">
        <w:t xml:space="preserve">Most unique thing about VGG-16 is that instead of having a large number of hyper-parameter they focused on having convolution layers of 3*3 filters with a stride 1 and always used same padding and </w:t>
      </w:r>
      <w:proofErr w:type="spellStart"/>
      <w:r w:rsidRPr="00FA23B1">
        <w:t>maxpool</w:t>
      </w:r>
      <w:proofErr w:type="spellEnd"/>
      <w:r w:rsidRPr="00FA23B1">
        <w:t xml:space="preserve"> layer of 2*2 filter of stride 2. It follows this arrangement of convolution and max pool layers consistently throughout the whole architecture. In the end it has 2 FC (fully connected layers) followed by a </w:t>
      </w:r>
      <w:proofErr w:type="spellStart"/>
      <w:r w:rsidRPr="00FA23B1">
        <w:t>softmax</w:t>
      </w:r>
      <w:proofErr w:type="spellEnd"/>
      <w:r w:rsidRPr="00FA23B1">
        <w:t xml:space="preserve"> for output. The 16 in VGG-16 refers to it has 16 layers that have weights.</w:t>
      </w:r>
    </w:p>
    <w:p w:rsidR="002C6035" w:rsidRPr="00B16FF4" w:rsidDel="005E4DDC" w:rsidRDefault="002C6035" w:rsidP="00110E90">
      <w:pPr>
        <w:spacing w:after="120"/>
        <w:rPr>
          <w:del w:id="80" w:author="ErSKS" w:date="2020-11-13T15:13:00Z"/>
        </w:rPr>
      </w:pPr>
    </w:p>
    <w:p w:rsidR="002C6035" w:rsidRDefault="002C6035" w:rsidP="00110E90">
      <w:pPr>
        <w:pStyle w:val="Heading3"/>
        <w:spacing w:before="120"/>
      </w:pPr>
      <w:bookmarkStart w:id="81" w:name="_Toc56086372"/>
      <w:r>
        <w:t>3.5 Parameter Selection</w:t>
      </w:r>
      <w:bookmarkEnd w:id="81"/>
    </w:p>
    <w:p w:rsidR="002C6035" w:rsidRDefault="002C6035" w:rsidP="00110E90">
      <w:r>
        <w:t>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images in dataset, size of image, no. of hidden layers, learning layers and so on. The following are the parameters selected for this project work.</w:t>
      </w:r>
    </w:p>
    <w:p w:rsidR="002C6035" w:rsidRDefault="002C6035" w:rsidP="002C6035">
      <w:pPr>
        <w:pStyle w:val="ListParagraph"/>
        <w:numPr>
          <w:ilvl w:val="0"/>
          <w:numId w:val="7"/>
        </w:numPr>
      </w:pPr>
      <w:r>
        <w:t>Image size</w:t>
      </w:r>
      <w:r>
        <w:tab/>
      </w:r>
      <w:r>
        <w:tab/>
        <w:t>:</w:t>
      </w:r>
      <w:ins w:id="82" w:author="ErSKS" w:date="2020-11-13T15:13:00Z">
        <w:r w:rsidR="005E4DDC">
          <w:t xml:space="preserve"> </w:t>
        </w:r>
      </w:ins>
      <w:r>
        <w:t>224*224</w:t>
      </w:r>
    </w:p>
    <w:p w:rsidR="002C6035" w:rsidRDefault="002C6035" w:rsidP="002C6035">
      <w:pPr>
        <w:pStyle w:val="ListParagraph"/>
        <w:numPr>
          <w:ilvl w:val="0"/>
          <w:numId w:val="7"/>
        </w:numPr>
      </w:pPr>
      <w:r>
        <w:t>Batch size</w:t>
      </w:r>
      <w:r>
        <w:tab/>
      </w:r>
      <w:r>
        <w:tab/>
        <w:t>:</w:t>
      </w:r>
      <w:ins w:id="83" w:author="ErSKS" w:date="2020-11-13T15:14:00Z">
        <w:r w:rsidR="005E4DDC">
          <w:t xml:space="preserve"> </w:t>
        </w:r>
      </w:ins>
      <w:r>
        <w:t>8</w:t>
      </w:r>
    </w:p>
    <w:p w:rsidR="002C6035" w:rsidRDefault="002C6035" w:rsidP="002C6035">
      <w:pPr>
        <w:pStyle w:val="ListParagraph"/>
        <w:numPr>
          <w:ilvl w:val="0"/>
          <w:numId w:val="7"/>
        </w:numPr>
      </w:pPr>
      <w:r>
        <w:t>No. of epochs</w:t>
      </w:r>
      <w:r>
        <w:tab/>
      </w:r>
      <w:r>
        <w:tab/>
        <w:t>:</w:t>
      </w:r>
      <w:ins w:id="84" w:author="ErSKS" w:date="2020-11-13T15:14:00Z">
        <w:r w:rsidR="005E4DDC">
          <w:t xml:space="preserve"> </w:t>
        </w:r>
      </w:ins>
      <w:r>
        <w:t>10</w:t>
      </w:r>
    </w:p>
    <w:p w:rsidR="002C6035" w:rsidRDefault="002C6035" w:rsidP="002C6035">
      <w:pPr>
        <w:pStyle w:val="ListParagraph"/>
        <w:numPr>
          <w:ilvl w:val="0"/>
          <w:numId w:val="7"/>
        </w:numPr>
      </w:pPr>
      <w:r>
        <w:t>Learning rate</w:t>
      </w:r>
      <w:r>
        <w:tab/>
      </w:r>
      <w:r>
        <w:tab/>
        <w:t>:</w:t>
      </w:r>
      <w:r w:rsidRPr="00E76FE0">
        <w:t xml:space="preserve"> 0.0001</w:t>
      </w:r>
    </w:p>
    <w:p w:rsidR="002C6035" w:rsidRDefault="002C6035" w:rsidP="002C6035">
      <w:pPr>
        <w:pStyle w:val="ListParagraph"/>
        <w:numPr>
          <w:ilvl w:val="0"/>
          <w:numId w:val="7"/>
        </w:numPr>
      </w:pPr>
      <w:r>
        <w:t>Activation function</w:t>
      </w:r>
      <w:r>
        <w:tab/>
        <w:t>:</w:t>
      </w:r>
      <w:ins w:id="85" w:author="ErSKS" w:date="2020-11-13T15:14:00Z">
        <w:r w:rsidR="005E4DDC">
          <w:t xml:space="preserve"> </w:t>
        </w:r>
      </w:ins>
      <w:proofErr w:type="spellStart"/>
      <w:r>
        <w:t>ReLU</w:t>
      </w:r>
      <w:proofErr w:type="spellEnd"/>
    </w:p>
    <w:p w:rsidR="002C6035" w:rsidRDefault="002C6035" w:rsidP="00110E90">
      <w:pPr>
        <w:pStyle w:val="Heading3"/>
      </w:pPr>
      <w:bookmarkStart w:id="86" w:name="_Toc56086373"/>
      <w:r>
        <w:t>3.6 Data Set</w:t>
      </w:r>
      <w:bookmarkEnd w:id="86"/>
    </w:p>
    <w:p w:rsidR="002C6035" w:rsidRPr="009F757C" w:rsidRDefault="002C6035" w:rsidP="00110E90">
      <w:r>
        <w:t>The dataset was prepared manually for five of the members of this project work. The dataset consists of 6250 images. The dataset consists of 5 classes with each containing 1250 images. Out of which 1000 images were used for training the model while 250 were used for validation. This was done to maintain the ratio of 8:2 or simply 80% for training purpose and 20 % for validation.</w:t>
      </w:r>
    </w:p>
    <w:p w:rsidR="002C6035" w:rsidRDefault="002C6035" w:rsidP="00110E90">
      <w:pPr>
        <w:pStyle w:val="Heading3"/>
        <w:spacing w:before="120"/>
      </w:pPr>
      <w:bookmarkStart w:id="87" w:name="_Toc34869174"/>
      <w:bookmarkStart w:id="88" w:name="_Toc56086374"/>
      <w:r>
        <w:t>3.7</w:t>
      </w:r>
      <w:ins w:id="89" w:author="ErSKS" w:date="2020-11-13T15:14:00Z">
        <w:r w:rsidR="005E4DDC">
          <w:t xml:space="preserve"> </w:t>
        </w:r>
      </w:ins>
      <w:r>
        <w:t>Tools and Platform</w:t>
      </w:r>
      <w:bookmarkEnd w:id="75"/>
      <w:bookmarkEnd w:id="76"/>
      <w:bookmarkEnd w:id="87"/>
      <w:bookmarkEnd w:id="88"/>
    </w:p>
    <w:p w:rsidR="002C6035" w:rsidRDefault="002C6035" w:rsidP="00110E90">
      <w:pPr>
        <w:pStyle w:val="ListParagraph"/>
        <w:numPr>
          <w:ilvl w:val="0"/>
          <w:numId w:val="2"/>
        </w:numPr>
        <w:spacing w:after="120"/>
      </w:pPr>
      <w:r>
        <w:t>Python Programming Language</w:t>
      </w:r>
    </w:p>
    <w:p w:rsidR="002C6035" w:rsidRDefault="002C6035" w:rsidP="00110E90">
      <w:pPr>
        <w:pStyle w:val="ListParagraph"/>
        <w:numPr>
          <w:ilvl w:val="0"/>
          <w:numId w:val="2"/>
        </w:numPr>
        <w:spacing w:after="120"/>
      </w:pPr>
      <w:r>
        <w:t>Anaconda</w:t>
      </w:r>
    </w:p>
    <w:p w:rsidR="002C6035" w:rsidRDefault="002C6035" w:rsidP="00110E90">
      <w:pPr>
        <w:pStyle w:val="ListParagraph"/>
        <w:numPr>
          <w:ilvl w:val="0"/>
          <w:numId w:val="2"/>
        </w:numPr>
        <w:spacing w:after="120"/>
      </w:pPr>
      <w:proofErr w:type="spellStart"/>
      <w:r>
        <w:t>Keras</w:t>
      </w:r>
      <w:proofErr w:type="spellEnd"/>
      <w:r>
        <w:t xml:space="preserve"> with </w:t>
      </w:r>
      <w:proofErr w:type="spellStart"/>
      <w:r>
        <w:t>TensorFlow</w:t>
      </w:r>
      <w:proofErr w:type="spellEnd"/>
      <w:r>
        <w:t xml:space="preserve"> backend</w:t>
      </w:r>
    </w:p>
    <w:p w:rsidR="002C6035" w:rsidRDefault="002C6035" w:rsidP="00110E90">
      <w:pPr>
        <w:pStyle w:val="ListParagraph"/>
        <w:numPr>
          <w:ilvl w:val="0"/>
          <w:numId w:val="2"/>
        </w:numPr>
        <w:spacing w:after="120"/>
      </w:pPr>
      <w:r>
        <w:t>Python Packages</w:t>
      </w:r>
    </w:p>
    <w:p w:rsidR="002C6035" w:rsidRDefault="002C6035" w:rsidP="002C6035">
      <w:pPr>
        <w:pStyle w:val="ListParagraph"/>
        <w:numPr>
          <w:ilvl w:val="0"/>
          <w:numId w:val="8"/>
        </w:numPr>
        <w:spacing w:after="120"/>
      </w:pPr>
      <w:proofErr w:type="spellStart"/>
      <w:r>
        <w:t>Matplotlib</w:t>
      </w:r>
      <w:proofErr w:type="spellEnd"/>
      <w:r>
        <w:t xml:space="preserve"> – allows to create graphs</w:t>
      </w:r>
    </w:p>
    <w:p w:rsidR="002C6035" w:rsidRDefault="002C6035" w:rsidP="002C6035">
      <w:pPr>
        <w:pStyle w:val="ListParagraph"/>
        <w:numPr>
          <w:ilvl w:val="0"/>
          <w:numId w:val="8"/>
        </w:numPr>
        <w:spacing w:after="120"/>
      </w:pPr>
      <w:proofErr w:type="spellStart"/>
      <w:r>
        <w:t>Skimage</w:t>
      </w:r>
      <w:proofErr w:type="spellEnd"/>
      <w:r>
        <w:t xml:space="preserve"> – image manipulation</w:t>
      </w:r>
    </w:p>
    <w:p w:rsidR="002C6035" w:rsidRDefault="002C6035" w:rsidP="002C6035">
      <w:pPr>
        <w:pStyle w:val="ListParagraph"/>
        <w:numPr>
          <w:ilvl w:val="0"/>
          <w:numId w:val="8"/>
        </w:numPr>
        <w:spacing w:after="120"/>
      </w:pPr>
      <w:r>
        <w:lastRenderedPageBreak/>
        <w:t>PIL – adds support for opening, manipulating, and saving many different image file format</w:t>
      </w:r>
    </w:p>
    <w:p w:rsidR="002C6035" w:rsidRDefault="002C6035" w:rsidP="00110E90">
      <w:pPr>
        <w:pStyle w:val="ListParagraph"/>
        <w:numPr>
          <w:ilvl w:val="0"/>
          <w:numId w:val="2"/>
        </w:numPr>
        <w:spacing w:after="120"/>
      </w:pPr>
      <w:proofErr w:type="spellStart"/>
      <w:r>
        <w:t>Os</w:t>
      </w:r>
      <w:proofErr w:type="spellEnd"/>
      <w:r>
        <w:t xml:space="preserve"> Environment – Windows</w:t>
      </w:r>
    </w:p>
    <w:p w:rsidR="002C6035" w:rsidRDefault="002C6035" w:rsidP="00110E90">
      <w:pPr>
        <w:pStyle w:val="ListParagraph"/>
        <w:numPr>
          <w:ilvl w:val="0"/>
          <w:numId w:val="2"/>
        </w:numPr>
        <w:spacing w:after="120"/>
      </w:pPr>
      <w:r>
        <w:t>Hardware</w:t>
      </w:r>
    </w:p>
    <w:p w:rsidR="002C6035" w:rsidRDefault="002C6035" w:rsidP="002C6035">
      <w:pPr>
        <w:pStyle w:val="ListParagraph"/>
        <w:numPr>
          <w:ilvl w:val="0"/>
          <w:numId w:val="9"/>
        </w:numPr>
        <w:spacing w:after="120"/>
      </w:pPr>
      <w:r>
        <w:t xml:space="preserve">GPU-GeForce GTX 1050 </w:t>
      </w:r>
      <w:proofErr w:type="spellStart"/>
      <w:r>
        <w:t>Ti</w:t>
      </w:r>
      <w:proofErr w:type="spellEnd"/>
      <w:r>
        <w:t xml:space="preserve"> (4 GB)</w:t>
      </w:r>
    </w:p>
    <w:p w:rsidR="002C6035" w:rsidRDefault="002C6035" w:rsidP="002C6035">
      <w:pPr>
        <w:pStyle w:val="ListParagraph"/>
        <w:numPr>
          <w:ilvl w:val="0"/>
          <w:numId w:val="9"/>
        </w:numPr>
        <w:spacing w:after="120"/>
      </w:pPr>
      <w:r>
        <w:t>RAM (8 GB)</w:t>
      </w:r>
    </w:p>
    <w:p w:rsidR="002C6035" w:rsidRDefault="002C6035" w:rsidP="00110E90">
      <w:pPr>
        <w:pStyle w:val="ListParagraph"/>
        <w:numPr>
          <w:ilvl w:val="0"/>
          <w:numId w:val="2"/>
        </w:numPr>
        <w:spacing w:after="120"/>
      </w:pPr>
      <w:r>
        <w:t>Design Tools</w:t>
      </w:r>
    </w:p>
    <w:p w:rsidR="002C6035" w:rsidRDefault="002C6035" w:rsidP="002C6035">
      <w:pPr>
        <w:pStyle w:val="ListParagraph"/>
        <w:numPr>
          <w:ilvl w:val="0"/>
          <w:numId w:val="10"/>
        </w:numPr>
        <w:spacing w:after="120"/>
      </w:pPr>
      <w:r>
        <w:t>Adobe Photoshop</w:t>
      </w:r>
    </w:p>
    <w:p w:rsidR="002C6035" w:rsidRDefault="002C6035" w:rsidP="00110E90">
      <w:pPr>
        <w:pStyle w:val="ListParagraph"/>
        <w:numPr>
          <w:ilvl w:val="0"/>
          <w:numId w:val="2"/>
        </w:numPr>
        <w:spacing w:after="120"/>
      </w:pPr>
      <w:r>
        <w:t>Documentation Tools</w:t>
      </w:r>
    </w:p>
    <w:p w:rsidR="002C6035" w:rsidRDefault="002C6035" w:rsidP="002C6035">
      <w:pPr>
        <w:pStyle w:val="ListParagraph"/>
        <w:numPr>
          <w:ilvl w:val="0"/>
          <w:numId w:val="10"/>
        </w:numPr>
        <w:spacing w:after="120"/>
      </w:pPr>
      <w:r>
        <w:t>Microsoft Word</w:t>
      </w:r>
    </w:p>
    <w:p w:rsidR="002C6035" w:rsidRDefault="002C6035" w:rsidP="002C6035">
      <w:pPr>
        <w:pStyle w:val="ListParagraph"/>
        <w:numPr>
          <w:ilvl w:val="0"/>
          <w:numId w:val="10"/>
        </w:numPr>
        <w:spacing w:after="120"/>
      </w:pPr>
      <w:r>
        <w:t xml:space="preserve">Microsoft </w:t>
      </w:r>
      <w:proofErr w:type="spellStart"/>
      <w:r>
        <w:t>Powerpoint</w:t>
      </w:r>
      <w:proofErr w:type="spellEnd"/>
    </w:p>
    <w:p w:rsidR="002C6035" w:rsidRDefault="002C6035" w:rsidP="00110E90">
      <w:pPr>
        <w:pStyle w:val="Title"/>
      </w:pPr>
      <w:r>
        <w:br w:type="page"/>
      </w:r>
      <w:bookmarkStart w:id="90" w:name="_Toc25241073"/>
      <w:bookmarkStart w:id="91" w:name="_Toc25242713"/>
      <w:bookmarkStart w:id="92" w:name="_Toc34869175"/>
      <w:r>
        <w:lastRenderedPageBreak/>
        <w:t>CHAPTER 4</w:t>
      </w:r>
      <w:bookmarkEnd w:id="90"/>
      <w:bookmarkEnd w:id="91"/>
      <w:bookmarkEnd w:id="92"/>
    </w:p>
    <w:p w:rsidR="002C6035" w:rsidRDefault="00DB2EFA" w:rsidP="00110E90">
      <w:pPr>
        <w:pStyle w:val="Heading1"/>
      </w:pPr>
      <w:bookmarkStart w:id="93" w:name="_Toc56086375"/>
      <w:r>
        <w:t>RESULT AND DISCUSSION</w:t>
      </w:r>
      <w:bookmarkEnd w:id="93"/>
    </w:p>
    <w:p w:rsidR="002C6035" w:rsidRPr="00E17D66" w:rsidRDefault="002C6035" w:rsidP="00110E90">
      <w:pPr>
        <w:pStyle w:val="Heading3"/>
      </w:pPr>
      <w:bookmarkStart w:id="94" w:name="_Toc56086376"/>
      <w:r>
        <w:t>4.1 Overview</w:t>
      </w:r>
      <w:bookmarkEnd w:id="94"/>
    </w:p>
    <w:p w:rsidR="002C6035" w:rsidRDefault="002C6035" w:rsidP="00110E90">
      <w:pPr>
        <w:spacing w:after="120"/>
      </w:pPr>
      <w:r w:rsidRPr="00CD0E23">
        <w:t>Our project</w:t>
      </w:r>
      <w:r w:rsidR="00EC734D">
        <w:t xml:space="preserve"> </w:t>
      </w:r>
      <w:r>
        <w:t>(Face Recognition system) has successfully detected person face as per training data model</w:t>
      </w:r>
      <w:r w:rsidRPr="00CD0E23">
        <w:t>.</w:t>
      </w:r>
      <w:r>
        <w:t xml:space="preserve"> Beside we had trained 5-person dataset using 10 epochs with accuracy 0f 0.9994. We have collected 6250 facial pictures of dimension of 255*255 in order to create a dataset for our facial system. Among those facial pictures 5000 picture were used for training our system where as remaining 1250 picture were used for validation purpose. And the time taken for train those data with 10</w:t>
      </w:r>
      <w:r w:rsidR="00DB2EFA">
        <w:t xml:space="preserve"> </w:t>
      </w:r>
      <w:r>
        <w:t xml:space="preserve">epochs was about </w:t>
      </w:r>
      <w:r w:rsidRPr="0042026D">
        <w:t>14.6667</w:t>
      </w:r>
      <w:r>
        <w:t>min with 140ms/step for each epoch.  In order to train our model, we have used GeForce GTX 1050 graphics card with intel i7 8</w:t>
      </w:r>
      <w:r w:rsidRPr="002B5A67">
        <w:rPr>
          <w:vertAlign w:val="superscript"/>
        </w:rPr>
        <w:t>th</w:t>
      </w:r>
      <w:r>
        <w:t xml:space="preserve"> generation processor.</w:t>
      </w:r>
    </w:p>
    <w:p w:rsidR="002C6035" w:rsidRDefault="00DB2EFA" w:rsidP="00110E90">
      <w:pPr>
        <w:pStyle w:val="Heading3"/>
      </w:pPr>
      <w:bookmarkStart w:id="95" w:name="_Toc56086377"/>
      <w:r>
        <w:t>4.2 Result</w:t>
      </w:r>
      <w:r w:rsidR="002C6035" w:rsidRPr="00EB6852">
        <w:t xml:space="preserve"> Analysis</w:t>
      </w:r>
      <w:bookmarkEnd w:id="95"/>
    </w:p>
    <w:p w:rsidR="002C6035" w:rsidRDefault="002C6035" w:rsidP="00110E90">
      <w:pPr>
        <w:spacing w:after="120"/>
        <w:rPr>
          <w:noProof/>
        </w:rPr>
      </w:pPr>
      <w:r>
        <w:t xml:space="preserve">Three models were created for the same dataset with some preprocessing in order to check the change in accuracy of model. First the dataset was trained with horizontal </w:t>
      </w:r>
      <w:proofErr w:type="gramStart"/>
      <w:r>
        <w:t>flip ,</w:t>
      </w:r>
      <w:proofErr w:type="gramEnd"/>
      <w:r>
        <w:t xml:space="preserve"> shear range of 0.2 and zoom range of 0.2. The training accuracy of model was found to be 0.98 but the test result showed otherwise. There was flickering of predicted name and to remove the error next model was created.</w:t>
      </w:r>
    </w:p>
    <w:p w:rsidR="002C6035" w:rsidRDefault="002C6035" w:rsidP="00110E90">
      <w:pPr>
        <w:spacing w:after="120"/>
        <w:jc w:val="center"/>
      </w:pPr>
      <w:r>
        <w:rPr>
          <w:noProof/>
          <w:lang w:val="en-GB" w:eastAsia="en-GB"/>
        </w:rPr>
        <w:drawing>
          <wp:inline distT="0" distB="0" distL="0" distR="0">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7425" cy="2305050"/>
                    </a:xfrm>
                    <a:prstGeom prst="rect">
                      <a:avLst/>
                    </a:prstGeom>
                  </pic:spPr>
                </pic:pic>
              </a:graphicData>
            </a:graphic>
          </wp:inline>
        </w:drawing>
      </w:r>
    </w:p>
    <w:p w:rsidR="002C6035" w:rsidRDefault="002C6035" w:rsidP="00110E90">
      <w:pPr>
        <w:tabs>
          <w:tab w:val="left" w:pos="3945"/>
        </w:tabs>
        <w:spacing w:after="120"/>
        <w:jc w:val="center"/>
        <w:rPr>
          <w:i/>
          <w:iCs/>
          <w:sz w:val="22"/>
          <w:szCs w:val="20"/>
        </w:rPr>
      </w:pPr>
      <w:r w:rsidRPr="00274210">
        <w:rPr>
          <w:i/>
          <w:iCs/>
          <w:sz w:val="22"/>
          <w:szCs w:val="20"/>
        </w:rPr>
        <w:t>Fig. 4.1: Error in prediction</w:t>
      </w:r>
    </w:p>
    <w:p w:rsidR="002C6035" w:rsidRDefault="002C6035" w:rsidP="00B13D72">
      <w:r>
        <w:t>The dataset was preprocessed again with additional rotation of 90 degree and vertical flip. This was done only to the validation set and not on training set. The validation error was unstable averaging 1.2 while the validation accuracy dropped to 0.4.</w:t>
      </w:r>
    </w:p>
    <w:p w:rsidR="002C6035" w:rsidRDefault="002C6035" w:rsidP="00B13D72">
      <w:r>
        <w:t>The dataset was once again processed with rotation of 90 degree and additional vertical flip. This time the training and validation accuracy both increased to 0.8.</w:t>
      </w:r>
    </w:p>
    <w:p w:rsidR="002C6035" w:rsidRDefault="00DB2EFA" w:rsidP="00110E90">
      <w:pPr>
        <w:tabs>
          <w:tab w:val="left" w:pos="3945"/>
        </w:tabs>
        <w:spacing w:after="120"/>
        <w:rPr>
          <w:b/>
          <w:bCs/>
        </w:rPr>
      </w:pPr>
      <w:r>
        <w:rPr>
          <w:b/>
          <w:bCs/>
        </w:rPr>
        <w:t xml:space="preserve">4.2.1 </w:t>
      </w:r>
      <w:r w:rsidR="002C6035">
        <w:rPr>
          <w:b/>
          <w:bCs/>
        </w:rPr>
        <w:t>Result</w:t>
      </w:r>
    </w:p>
    <w:p w:rsidR="002C6035" w:rsidRDefault="002C6035" w:rsidP="00110E90">
      <w:pPr>
        <w:tabs>
          <w:tab w:val="left" w:pos="3945"/>
        </w:tabs>
        <w:spacing w:after="120"/>
      </w:pPr>
      <w:r>
        <w:t>It was found that random flipping and rotating image before model training increases the accuracy of learning.</w:t>
      </w:r>
    </w:p>
    <w:p w:rsidR="00CA2C47" w:rsidRDefault="00C56A30" w:rsidP="00CA2C47">
      <w:pPr>
        <w:tabs>
          <w:tab w:val="left" w:pos="3945"/>
        </w:tabs>
        <w:spacing w:after="120"/>
        <w:jc w:val="center"/>
        <w:rPr>
          <w:i/>
          <w:sz w:val="22"/>
        </w:rPr>
      </w:pPr>
      <w:r w:rsidRPr="00C56A30">
        <w:rPr>
          <w:i/>
          <w:noProof/>
          <w:sz w:val="22"/>
          <w:lang w:val="en-GB" w:eastAsia="en-GB"/>
        </w:rPr>
        <w:lastRenderedPageBreak/>
        <w:drawing>
          <wp:inline distT="0" distB="0" distL="0" distR="0">
            <wp:extent cx="3817620" cy="307848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20">
                      <a:extLst>
                        <a:ext uri="{28A0092B-C50C-407E-A947-70E740481C1C}">
                          <a14:useLocalDpi xmlns:a14="http://schemas.microsoft.com/office/drawing/2010/main" val="0"/>
                        </a:ext>
                      </a:extLst>
                    </a:blip>
                    <a:stretch>
                      <a:fillRect/>
                    </a:stretch>
                  </pic:blipFill>
                  <pic:spPr>
                    <a:xfrm>
                      <a:off x="0" y="0"/>
                      <a:ext cx="3813810" cy="3076575"/>
                    </a:xfrm>
                    <a:prstGeom prst="rect">
                      <a:avLst/>
                    </a:prstGeom>
                  </pic:spPr>
                </pic:pic>
              </a:graphicData>
            </a:graphic>
          </wp:inline>
        </w:drawing>
      </w:r>
    </w:p>
    <w:p w:rsidR="002C6035" w:rsidRPr="00B13D72" w:rsidRDefault="00426DF2" w:rsidP="00CA2C47">
      <w:pPr>
        <w:tabs>
          <w:tab w:val="left" w:pos="3945"/>
        </w:tabs>
        <w:spacing w:after="120"/>
        <w:jc w:val="center"/>
        <w:rPr>
          <w:i/>
          <w:sz w:val="22"/>
        </w:rPr>
      </w:pPr>
      <w:r w:rsidRPr="00B13D72">
        <w:rPr>
          <w:i/>
          <w:sz w:val="22"/>
        </w:rPr>
        <w:t>Fig. 4.2:</w:t>
      </w:r>
      <w:r w:rsidR="002C6035" w:rsidRPr="00B13D72">
        <w:rPr>
          <w:i/>
          <w:sz w:val="22"/>
        </w:rPr>
        <w:t xml:space="preserve"> Result</w:t>
      </w:r>
    </w:p>
    <w:p w:rsidR="00426DF2" w:rsidRDefault="00426DF2" w:rsidP="00DD355D">
      <w:pPr>
        <w:tabs>
          <w:tab w:val="left" w:pos="3945"/>
        </w:tabs>
        <w:spacing w:after="120"/>
        <w:rPr>
          <w:rFonts w:cs="Times New Roman"/>
        </w:rPr>
      </w:pPr>
      <w:r w:rsidRPr="00DD355D">
        <w:rPr>
          <w:rFonts w:cs="Times New Roman"/>
        </w:rPr>
        <w:t xml:space="preserve">The fig 4.2 </w:t>
      </w:r>
      <w:r w:rsidR="00C64AA3" w:rsidRPr="00DD355D">
        <w:rPr>
          <w:rFonts w:cs="Times New Roman"/>
        </w:rPr>
        <w:t>shows</w:t>
      </w:r>
      <w:r w:rsidRPr="00DD355D">
        <w:rPr>
          <w:rFonts w:cs="Times New Roman"/>
        </w:rPr>
        <w:t xml:space="preserve"> the outcome result </w:t>
      </w:r>
      <w:r w:rsidR="00C64AA3">
        <w:rPr>
          <w:rFonts w:cs="Times New Roman"/>
        </w:rPr>
        <w:t xml:space="preserve">with </w:t>
      </w:r>
      <w:r w:rsidR="00D85B53" w:rsidRPr="00DD355D">
        <w:rPr>
          <w:rFonts w:cs="Times New Roman"/>
        </w:rPr>
        <w:t xml:space="preserve">more accurate predication after the images of user are randomly flipped and rotated while training the dataset. Beside </w:t>
      </w:r>
      <w:r w:rsidR="00DD355D" w:rsidRPr="00DD355D">
        <w:rPr>
          <w:rFonts w:cs="Times New Roman"/>
        </w:rPr>
        <w:t xml:space="preserve">while training the images before without any data </w:t>
      </w:r>
      <w:r w:rsidR="00C64AA3" w:rsidRPr="00DD355D">
        <w:rPr>
          <w:rFonts w:cs="Times New Roman"/>
        </w:rPr>
        <w:t>augmentation</w:t>
      </w:r>
      <w:r w:rsidR="00DD355D" w:rsidRPr="00DD355D">
        <w:rPr>
          <w:rFonts w:cs="Times New Roman"/>
        </w:rPr>
        <w:t xml:space="preserve"> to image the prediction was unstable and low accurate.</w:t>
      </w:r>
    </w:p>
    <w:p w:rsidR="00FE3601" w:rsidRDefault="00FE3601" w:rsidP="00DD355D">
      <w:pPr>
        <w:tabs>
          <w:tab w:val="left" w:pos="3945"/>
        </w:tabs>
        <w:spacing w:after="120"/>
        <w:rPr>
          <w:rFonts w:cs="Times New Roman"/>
        </w:rPr>
      </w:pPr>
    </w:p>
    <w:p w:rsidR="007272DE" w:rsidRDefault="00FE3601" w:rsidP="00FE3601">
      <w:pPr>
        <w:tabs>
          <w:tab w:val="left" w:pos="3945"/>
        </w:tabs>
        <w:spacing w:after="120"/>
        <w:jc w:val="center"/>
        <w:rPr>
          <w:b/>
          <w:bCs/>
        </w:rPr>
      </w:pPr>
      <w:r>
        <w:rPr>
          <w:b/>
          <w:bCs/>
          <w:noProof/>
          <w:lang w:val="en-GB" w:eastAsia="en-GB"/>
        </w:rPr>
        <w:drawing>
          <wp:inline distT="0" distB="0" distL="0" distR="0">
            <wp:extent cx="4362450" cy="2720340"/>
            <wp:effectExtent l="19050" t="0" r="0" b="0"/>
            <wp:docPr id="1" name="Picture 0" descr="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21"/>
                    <a:stretch>
                      <a:fillRect/>
                    </a:stretch>
                  </pic:blipFill>
                  <pic:spPr>
                    <a:xfrm>
                      <a:off x="0" y="0"/>
                      <a:ext cx="4365653" cy="2722338"/>
                    </a:xfrm>
                    <a:prstGeom prst="rect">
                      <a:avLst/>
                    </a:prstGeom>
                  </pic:spPr>
                </pic:pic>
              </a:graphicData>
            </a:graphic>
          </wp:inline>
        </w:drawing>
      </w:r>
    </w:p>
    <w:p w:rsidR="00FE3601" w:rsidRPr="00CD3436" w:rsidRDefault="00FE3601" w:rsidP="00FE3601">
      <w:pPr>
        <w:tabs>
          <w:tab w:val="left" w:pos="3945"/>
        </w:tabs>
        <w:spacing w:after="120"/>
        <w:jc w:val="center"/>
        <w:rPr>
          <w:bCs/>
          <w:i/>
          <w:sz w:val="22"/>
        </w:rPr>
      </w:pPr>
      <w:r w:rsidRPr="00CD3436">
        <w:rPr>
          <w:bCs/>
          <w:i/>
          <w:sz w:val="22"/>
        </w:rPr>
        <w:t>Fig. 4.3: Predicting unknown person</w:t>
      </w:r>
    </w:p>
    <w:p w:rsidR="00C409F5" w:rsidRDefault="007272DE" w:rsidP="00110E90">
      <w:pPr>
        <w:tabs>
          <w:tab w:val="left" w:pos="3945"/>
        </w:tabs>
        <w:spacing w:after="120"/>
        <w:rPr>
          <w:rFonts w:cs="Times New Roman"/>
        </w:rPr>
      </w:pPr>
      <w:r>
        <w:rPr>
          <w:rFonts w:cs="Times New Roman"/>
        </w:rPr>
        <w:t>Beside, detecting the known user, our system</w:t>
      </w:r>
      <w:r w:rsidR="00FE3601">
        <w:rPr>
          <w:rFonts w:cs="Times New Roman"/>
        </w:rPr>
        <w:t xml:space="preserve"> is capable for </w:t>
      </w:r>
      <w:r>
        <w:rPr>
          <w:rFonts w:cs="Times New Roman"/>
        </w:rPr>
        <w:t>detecting the unknown person as shown in above fig</w:t>
      </w:r>
      <w:r w:rsidR="00C73F26">
        <w:rPr>
          <w:rFonts w:cs="Times New Roman"/>
        </w:rPr>
        <w:t xml:space="preserve"> 4.3</w:t>
      </w:r>
      <w:r>
        <w:rPr>
          <w:rFonts w:cs="Times New Roman"/>
        </w:rPr>
        <w:t>. If the people aren’t listed in our</w:t>
      </w:r>
      <w:r w:rsidR="00FE3601">
        <w:rPr>
          <w:rFonts w:cs="Times New Roman"/>
        </w:rPr>
        <w:t xml:space="preserve"> dataset while </w:t>
      </w:r>
      <w:proofErr w:type="gramStart"/>
      <w:r w:rsidR="00FE3601">
        <w:rPr>
          <w:rFonts w:cs="Times New Roman"/>
        </w:rPr>
        <w:t>training</w:t>
      </w:r>
      <w:proofErr w:type="gramEnd"/>
      <w:r w:rsidR="00FE3601">
        <w:rPr>
          <w:rFonts w:cs="Times New Roman"/>
        </w:rPr>
        <w:t xml:space="preserve"> then they </w:t>
      </w:r>
      <w:r>
        <w:rPr>
          <w:rFonts w:cs="Times New Roman"/>
        </w:rPr>
        <w:t>are predicted as the unknown person.</w:t>
      </w:r>
      <w:r w:rsidR="00CE0935">
        <w:rPr>
          <w:rFonts w:cs="Times New Roman"/>
        </w:rPr>
        <w:t xml:space="preserve"> In above fig, we can see Sunder</w:t>
      </w:r>
      <w:r w:rsidR="00C73F26">
        <w:rPr>
          <w:rFonts w:cs="Times New Roman"/>
        </w:rPr>
        <w:t xml:space="preserve"> </w:t>
      </w:r>
      <w:r w:rsidR="00CE0935">
        <w:rPr>
          <w:rFonts w:cs="Times New Roman"/>
        </w:rPr>
        <w:t xml:space="preserve">(Person) is trained in dataset so our system has easily </w:t>
      </w:r>
      <w:del w:id="96" w:author="ErSKS" w:date="2020-11-13T15:14:00Z">
        <w:r w:rsidR="00CE0935" w:rsidDel="005E4DDC">
          <w:rPr>
            <w:rFonts w:cs="Times New Roman"/>
          </w:rPr>
          <w:delText>predict</w:delText>
        </w:r>
      </w:del>
      <w:ins w:id="97" w:author="ErSKS" w:date="2020-11-13T15:14:00Z">
        <w:r w:rsidR="005E4DDC">
          <w:rPr>
            <w:rFonts w:cs="Times New Roman"/>
          </w:rPr>
          <w:t>predicted</w:t>
        </w:r>
      </w:ins>
      <w:r w:rsidR="00CE0935">
        <w:rPr>
          <w:rFonts w:cs="Times New Roman"/>
        </w:rPr>
        <w:t xml:space="preserve"> him but next person beside him isn’t trained and predicted him as unknown.</w:t>
      </w:r>
    </w:p>
    <w:p w:rsidR="00FE3601" w:rsidRDefault="00FE3601">
      <w:pPr>
        <w:spacing w:before="0" w:after="160" w:line="259" w:lineRule="auto"/>
        <w:jc w:val="left"/>
        <w:rPr>
          <w:b/>
          <w:bCs/>
        </w:rPr>
      </w:pPr>
      <w:r>
        <w:rPr>
          <w:b/>
          <w:bCs/>
        </w:rPr>
        <w:br w:type="page"/>
      </w:r>
    </w:p>
    <w:p w:rsidR="00CA2C47" w:rsidRDefault="002C6035" w:rsidP="00110E90">
      <w:pPr>
        <w:tabs>
          <w:tab w:val="left" w:pos="3945"/>
        </w:tabs>
        <w:spacing w:after="120"/>
        <w:rPr>
          <w:b/>
          <w:bCs/>
        </w:rPr>
      </w:pPr>
      <w:r>
        <w:rPr>
          <w:b/>
          <w:bCs/>
        </w:rPr>
        <w:lastRenderedPageBreak/>
        <w:t>4.2.2 Failed Case</w:t>
      </w:r>
    </w:p>
    <w:p w:rsidR="002C6035" w:rsidRPr="00CA2C47" w:rsidRDefault="00C56A30" w:rsidP="00CA2C47">
      <w:pPr>
        <w:tabs>
          <w:tab w:val="left" w:pos="3945"/>
        </w:tabs>
        <w:spacing w:after="120"/>
        <w:jc w:val="center"/>
      </w:pPr>
      <w:r w:rsidRPr="00C56A30">
        <w:rPr>
          <w:b/>
          <w:bCs/>
          <w:noProof/>
          <w:lang w:val="en-GB" w:eastAsia="en-GB"/>
        </w:rPr>
        <w:drawing>
          <wp:inline distT="0" distB="0" distL="0" distR="0">
            <wp:extent cx="3634740" cy="2933700"/>
            <wp:effectExtent l="19050" t="0" r="381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22">
                      <a:extLst>
                        <a:ext uri="{28A0092B-C50C-407E-A947-70E740481C1C}">
                          <a14:useLocalDpi xmlns:a14="http://schemas.microsoft.com/office/drawing/2010/main" val="0"/>
                        </a:ext>
                      </a:extLst>
                    </a:blip>
                    <a:stretch>
                      <a:fillRect/>
                    </a:stretch>
                  </pic:blipFill>
                  <pic:spPr>
                    <a:xfrm>
                      <a:off x="0" y="0"/>
                      <a:ext cx="3636010" cy="2933700"/>
                    </a:xfrm>
                    <a:prstGeom prst="rect">
                      <a:avLst/>
                    </a:prstGeom>
                  </pic:spPr>
                </pic:pic>
              </a:graphicData>
            </a:graphic>
          </wp:inline>
        </w:drawing>
      </w:r>
    </w:p>
    <w:p w:rsidR="002C6035" w:rsidRDefault="00CD3436" w:rsidP="00110E90">
      <w:pPr>
        <w:tabs>
          <w:tab w:val="left" w:pos="5535"/>
        </w:tabs>
        <w:spacing w:after="120"/>
        <w:jc w:val="center"/>
        <w:rPr>
          <w:i/>
          <w:iCs/>
          <w:sz w:val="22"/>
          <w:szCs w:val="20"/>
        </w:rPr>
      </w:pPr>
      <w:r>
        <w:rPr>
          <w:i/>
          <w:iCs/>
          <w:sz w:val="22"/>
          <w:szCs w:val="20"/>
        </w:rPr>
        <w:t>Fig. 4.4</w:t>
      </w:r>
      <w:r w:rsidR="002C6035">
        <w:rPr>
          <w:i/>
          <w:iCs/>
          <w:sz w:val="22"/>
          <w:szCs w:val="20"/>
        </w:rPr>
        <w:t>: Wrong Prediction</w:t>
      </w:r>
    </w:p>
    <w:p w:rsidR="00DD355D" w:rsidRPr="00DD355D" w:rsidRDefault="00DD355D" w:rsidP="00B13D72">
      <w:r>
        <w:t>In the fig</w:t>
      </w:r>
      <w:ins w:id="98" w:author="ErSKS" w:date="2020-11-13T15:14:00Z">
        <w:r w:rsidR="005E4DDC">
          <w:t>.</w:t>
        </w:r>
      </w:ins>
      <w:r>
        <w:t xml:space="preserve"> 4.3 we can see the wrong</w:t>
      </w:r>
      <w:r w:rsidR="00AD6441">
        <w:t xml:space="preserve"> </w:t>
      </w:r>
      <w:r>
        <w:t xml:space="preserve">prediction which was occur due to lack of the data </w:t>
      </w:r>
      <w:r w:rsidR="00C64AA3">
        <w:t>augmentation</w:t>
      </w:r>
      <w:r>
        <w:t xml:space="preserve"> of image while training the image. Th</w:t>
      </w:r>
      <w:r w:rsidR="00C64AA3">
        <w:t>is</w:t>
      </w:r>
      <w:r>
        <w:t xml:space="preserve"> has resulted in low accuracy of prediction.</w:t>
      </w:r>
    </w:p>
    <w:p w:rsidR="002C6035" w:rsidRDefault="00C64AA3" w:rsidP="00C64AA3">
      <w:pPr>
        <w:jc w:val="left"/>
      </w:pPr>
      <w:bookmarkStart w:id="99" w:name="_Toc56086378"/>
      <w:r>
        <w:rPr>
          <w:rStyle w:val="Heading3Char"/>
        </w:rPr>
        <w:t xml:space="preserve">4.3 </w:t>
      </w:r>
      <w:r w:rsidR="002C6035" w:rsidRPr="000B1127">
        <w:rPr>
          <w:rStyle w:val="Heading3Char"/>
        </w:rPr>
        <w:t>Experimental Analysis</w:t>
      </w:r>
      <w:bookmarkEnd w:id="99"/>
      <w:r w:rsidR="002C6035">
        <w:rPr>
          <w:noProof/>
          <w:lang w:val="en-GB" w:eastAsia="en-GB"/>
        </w:rPr>
        <w:drawing>
          <wp:anchor distT="0" distB="0" distL="114300" distR="114300" simplePos="0" relativeHeight="251660288" behindDoc="1" locked="0" layoutInCell="1" allowOverlap="1">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1701800"/>
                    </a:xfrm>
                    <a:prstGeom prst="rect">
                      <a:avLst/>
                    </a:prstGeom>
                  </pic:spPr>
                </pic:pic>
              </a:graphicData>
            </a:graphic>
          </wp:anchor>
        </w:drawing>
      </w:r>
      <w:r w:rsidR="002C6035">
        <w:br/>
      </w:r>
      <w:r w:rsidR="002C6035">
        <w:rPr>
          <w:noProof/>
          <w:lang w:val="en-GB" w:eastAsia="en-GB"/>
        </w:rPr>
        <w:drawing>
          <wp:inline distT="0" distB="0" distL="0" distR="0">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24">
                      <a:extLst>
                        <a:ext uri="{28A0092B-C50C-407E-A947-70E740481C1C}">
                          <a14:useLocalDpi xmlns:a14="http://schemas.microsoft.com/office/drawing/2010/main" val="0"/>
                        </a:ext>
                      </a:extLst>
                    </a:blip>
                    <a:stretch>
                      <a:fillRect/>
                    </a:stretch>
                  </pic:blipFill>
                  <pic:spPr>
                    <a:xfrm>
                      <a:off x="0" y="0"/>
                      <a:ext cx="2594344" cy="1675514"/>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(a)</w:t>
      </w:r>
      <w:r>
        <w:rPr>
          <w:i/>
          <w:iCs/>
          <w:sz w:val="22"/>
          <w:szCs w:val="20"/>
        </w:rPr>
        <w:tab/>
      </w:r>
      <w:r>
        <w:rPr>
          <w:i/>
          <w:iCs/>
          <w:sz w:val="22"/>
          <w:szCs w:val="20"/>
        </w:rPr>
        <w:tab/>
      </w:r>
      <w:proofErr w:type="gramStart"/>
      <w:r>
        <w:rPr>
          <w:i/>
          <w:iCs/>
          <w:sz w:val="22"/>
          <w:szCs w:val="20"/>
        </w:rPr>
        <w:tab/>
        <w:t xml:space="preserve">  </w:t>
      </w:r>
      <w:r w:rsidR="002C6035" w:rsidRPr="00274210">
        <w:rPr>
          <w:i/>
          <w:iCs/>
          <w:sz w:val="22"/>
          <w:szCs w:val="20"/>
        </w:rPr>
        <w:t>Fig.</w:t>
      </w:r>
      <w:proofErr w:type="gramEnd"/>
      <w:r w:rsidR="002C6035" w:rsidRPr="00274210">
        <w:rPr>
          <w:i/>
          <w:iCs/>
          <w:sz w:val="22"/>
          <w:szCs w:val="20"/>
        </w:rPr>
        <w:t xml:space="preserve"> (b)</w:t>
      </w:r>
    </w:p>
    <w:p w:rsidR="002C6035" w:rsidRDefault="002C6035" w:rsidP="00B13D72">
      <w:pPr>
        <w:tabs>
          <w:tab w:val="left" w:pos="3560"/>
        </w:tabs>
        <w:spacing w:after="120"/>
        <w:jc w:val="center"/>
        <w:rPr>
          <w:i/>
          <w:iCs/>
          <w:sz w:val="22"/>
          <w:szCs w:val="20"/>
        </w:rPr>
      </w:pPr>
      <w:r w:rsidRPr="00274210">
        <w:rPr>
          <w:i/>
          <w:iCs/>
          <w:sz w:val="22"/>
          <w:szCs w:val="20"/>
        </w:rPr>
        <w:t>Fig. 4.</w:t>
      </w:r>
      <w:r w:rsidR="00CD3436">
        <w:rPr>
          <w:i/>
          <w:iCs/>
          <w:sz w:val="22"/>
          <w:szCs w:val="20"/>
        </w:rPr>
        <w:t>5</w:t>
      </w:r>
      <w:r w:rsidRPr="00274210">
        <w:rPr>
          <w:i/>
          <w:iCs/>
          <w:sz w:val="22"/>
          <w:szCs w:val="20"/>
        </w:rPr>
        <w:t>: Loss and Accuracy of model1</w:t>
      </w:r>
    </w:p>
    <w:p w:rsidR="002C6035" w:rsidRDefault="002C6035" w:rsidP="00110E90">
      <w:pPr>
        <w:tabs>
          <w:tab w:val="left" w:pos="3560"/>
        </w:tabs>
        <w:spacing w:after="120"/>
        <w:rPr>
          <w:szCs w:val="24"/>
        </w:rPr>
      </w:pPr>
      <w:r w:rsidRPr="00E76FE0">
        <w:rPr>
          <w:szCs w:val="24"/>
        </w:rPr>
        <w:t>This above</w:t>
      </w:r>
      <w:r>
        <w:rPr>
          <w:szCs w:val="24"/>
        </w:rPr>
        <w:t xml:space="preserve"> graphs shows the losses and accuracy for our first training model.</w:t>
      </w:r>
      <w:r w:rsidR="00C64AA3">
        <w:rPr>
          <w:szCs w:val="24"/>
        </w:rPr>
        <w:t xml:space="preserve"> </w:t>
      </w:r>
      <w:r>
        <w:rPr>
          <w:szCs w:val="24"/>
        </w:rPr>
        <w:t>The training loss and validation loss are getting close to each other after the epochs goes by. But in accuracy graph training accuracy curve increased at first 2 epochs and then remains steady along with validation accuracy.</w:t>
      </w:r>
    </w:p>
    <w:p w:rsidR="002C6035" w:rsidRPr="00E76FE0" w:rsidRDefault="002C6035" w:rsidP="00110E90">
      <w:pPr>
        <w:tabs>
          <w:tab w:val="left" w:pos="3560"/>
        </w:tabs>
        <w:spacing w:after="120"/>
        <w:rPr>
          <w:szCs w:val="24"/>
        </w:rPr>
      </w:pPr>
    </w:p>
    <w:p w:rsidR="002C6035" w:rsidRDefault="002C6035" w:rsidP="00110E90">
      <w:pPr>
        <w:rPr>
          <w:noProof/>
        </w:rPr>
      </w:pPr>
      <w:r>
        <w:rPr>
          <w:noProof/>
          <w:lang w:val="en-GB" w:eastAsia="en-GB"/>
        </w:rPr>
        <w:lastRenderedPageBreak/>
        <w:drawing>
          <wp:inline distT="0" distB="0" distL="0" distR="0">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25">
                      <a:extLst>
                        <a:ext uri="{28A0092B-C50C-407E-A947-70E740481C1C}">
                          <a14:useLocalDpi xmlns:a14="http://schemas.microsoft.com/office/drawing/2010/main" val="0"/>
                        </a:ext>
                      </a:extLst>
                    </a:blip>
                    <a:stretch>
                      <a:fillRect/>
                    </a:stretch>
                  </pic:blipFill>
                  <pic:spPr>
                    <a:xfrm>
                      <a:off x="0" y="0"/>
                      <a:ext cx="2793101" cy="1862067"/>
                    </a:xfrm>
                    <a:prstGeom prst="rect">
                      <a:avLst/>
                    </a:prstGeom>
                  </pic:spPr>
                </pic:pic>
              </a:graphicData>
            </a:graphic>
          </wp:inline>
        </w:drawing>
      </w:r>
      <w:r>
        <w:rPr>
          <w:noProof/>
          <w:lang w:val="en-GB" w:eastAsia="en-GB"/>
        </w:rPr>
        <w:drawing>
          <wp:inline distT="0" distB="0" distL="0" distR="0">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6">
                      <a:extLst>
                        <a:ext uri="{28A0092B-C50C-407E-A947-70E740481C1C}">
                          <a14:useLocalDpi xmlns:a14="http://schemas.microsoft.com/office/drawing/2010/main" val="0"/>
                        </a:ext>
                      </a:extLst>
                    </a:blip>
                    <a:stretch>
                      <a:fillRect/>
                    </a:stretch>
                  </pic:blipFill>
                  <pic:spPr>
                    <a:xfrm>
                      <a:off x="0" y="0"/>
                      <a:ext cx="2752264" cy="1834843"/>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(c)</w:t>
      </w:r>
      <w:r>
        <w:rPr>
          <w:i/>
          <w:iCs/>
          <w:sz w:val="22"/>
          <w:szCs w:val="20"/>
        </w:rPr>
        <w:tab/>
      </w:r>
      <w:r>
        <w:rPr>
          <w:i/>
          <w:iCs/>
          <w:sz w:val="22"/>
          <w:szCs w:val="20"/>
        </w:rPr>
        <w:tab/>
      </w:r>
      <w:proofErr w:type="gramStart"/>
      <w:r>
        <w:rPr>
          <w:i/>
          <w:iCs/>
          <w:sz w:val="22"/>
          <w:szCs w:val="20"/>
        </w:rPr>
        <w:tab/>
        <w:t xml:space="preserve">  </w:t>
      </w:r>
      <w:r w:rsidR="002C6035" w:rsidRPr="00274210">
        <w:rPr>
          <w:i/>
          <w:iCs/>
          <w:sz w:val="22"/>
          <w:szCs w:val="20"/>
        </w:rPr>
        <w:t>Fig.</w:t>
      </w:r>
      <w:proofErr w:type="gramEnd"/>
      <w:r w:rsidR="002C6035" w:rsidRPr="00274210">
        <w:rPr>
          <w:i/>
          <w:iCs/>
          <w:sz w:val="22"/>
          <w:szCs w:val="20"/>
        </w:rPr>
        <w:t xml:space="preserve"> (d)</w:t>
      </w:r>
    </w:p>
    <w:p w:rsidR="002C6035" w:rsidRDefault="002C6035" w:rsidP="00EC734D">
      <w:pPr>
        <w:tabs>
          <w:tab w:val="left" w:pos="3560"/>
        </w:tabs>
        <w:spacing w:after="120"/>
        <w:jc w:val="center"/>
        <w:rPr>
          <w:i/>
          <w:iCs/>
          <w:sz w:val="22"/>
          <w:szCs w:val="20"/>
        </w:rPr>
      </w:pPr>
      <w:r w:rsidRPr="00274210">
        <w:rPr>
          <w:i/>
          <w:iCs/>
          <w:sz w:val="22"/>
          <w:szCs w:val="20"/>
        </w:rPr>
        <w:t>Fig. 4.</w:t>
      </w:r>
      <w:r w:rsidR="00CD3436">
        <w:rPr>
          <w:i/>
          <w:iCs/>
          <w:sz w:val="22"/>
          <w:szCs w:val="20"/>
        </w:rPr>
        <w:t>6</w:t>
      </w:r>
      <w:r w:rsidRPr="00274210">
        <w:rPr>
          <w:i/>
          <w:iCs/>
          <w:sz w:val="22"/>
          <w:szCs w:val="20"/>
        </w:rPr>
        <w:t>: Loss and accuracy of model2</w:t>
      </w:r>
    </w:p>
    <w:p w:rsidR="002C6035" w:rsidRDefault="002C6035" w:rsidP="00110E90">
      <w:pPr>
        <w:tabs>
          <w:tab w:val="left" w:pos="3560"/>
        </w:tabs>
        <w:spacing w:after="120"/>
        <w:rPr>
          <w:szCs w:val="24"/>
        </w:rPr>
      </w:pPr>
      <w:r>
        <w:rPr>
          <w:szCs w:val="24"/>
        </w:rPr>
        <w:t xml:space="preserve">In this graphs of model2, we can see huge gap between the curves in both accuracy and loss graph. This means there is case of </w:t>
      </w:r>
      <w:r w:rsidR="00AD6441">
        <w:rPr>
          <w:szCs w:val="24"/>
        </w:rPr>
        <w:t>overfitting</w:t>
      </w:r>
      <w:r>
        <w:rPr>
          <w:szCs w:val="24"/>
        </w:rPr>
        <w:t xml:space="preserve"> in this model. The validation loss is much greater than training loss which signifies there is a case of overfitting in model2.</w:t>
      </w:r>
    </w:p>
    <w:p w:rsidR="00FE3601" w:rsidRPr="00F46291" w:rsidRDefault="00FE3601" w:rsidP="00110E90">
      <w:pPr>
        <w:tabs>
          <w:tab w:val="left" w:pos="3560"/>
        </w:tabs>
        <w:spacing w:after="120"/>
        <w:rPr>
          <w:szCs w:val="24"/>
        </w:rPr>
      </w:pPr>
    </w:p>
    <w:p w:rsidR="002C6035" w:rsidRDefault="002C6035" w:rsidP="00110E90">
      <w:pPr>
        <w:tabs>
          <w:tab w:val="left" w:pos="3980"/>
        </w:tabs>
        <w:spacing w:after="120"/>
      </w:pPr>
      <w:r>
        <w:rPr>
          <w:noProof/>
          <w:lang w:val="en-GB" w:eastAsia="en-GB"/>
        </w:rPr>
        <w:drawing>
          <wp:inline distT="0" distB="0" distL="0" distR="0">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7">
                      <a:extLst>
                        <a:ext uri="{28A0092B-C50C-407E-A947-70E740481C1C}">
                          <a14:useLocalDpi xmlns:a14="http://schemas.microsoft.com/office/drawing/2010/main" val="0"/>
                        </a:ext>
                      </a:extLst>
                    </a:blip>
                    <a:stretch>
                      <a:fillRect/>
                    </a:stretch>
                  </pic:blipFill>
                  <pic:spPr>
                    <a:xfrm>
                      <a:off x="0" y="0"/>
                      <a:ext cx="2752910" cy="1835273"/>
                    </a:xfrm>
                    <a:prstGeom prst="rect">
                      <a:avLst/>
                    </a:prstGeom>
                  </pic:spPr>
                </pic:pic>
              </a:graphicData>
            </a:graphic>
          </wp:inline>
        </w:drawing>
      </w:r>
      <w:r>
        <w:rPr>
          <w:noProof/>
          <w:lang w:val="en-GB" w:eastAsia="en-GB"/>
        </w:rPr>
        <w:drawing>
          <wp:inline distT="0" distB="0" distL="0" distR="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8">
                      <a:extLst>
                        <a:ext uri="{28A0092B-C50C-407E-A947-70E740481C1C}">
                          <a14:useLocalDpi xmlns:a14="http://schemas.microsoft.com/office/drawing/2010/main" val="0"/>
                        </a:ext>
                      </a:extLst>
                    </a:blip>
                    <a:stretch>
                      <a:fillRect/>
                    </a:stretch>
                  </pic:blipFill>
                  <pic:spPr>
                    <a:xfrm>
                      <a:off x="0" y="0"/>
                      <a:ext cx="2703617" cy="1773801"/>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(e)</w:t>
      </w:r>
      <w:r>
        <w:rPr>
          <w:i/>
          <w:iCs/>
          <w:sz w:val="22"/>
          <w:szCs w:val="20"/>
        </w:rPr>
        <w:tab/>
      </w:r>
      <w:r>
        <w:rPr>
          <w:i/>
          <w:iCs/>
          <w:sz w:val="22"/>
          <w:szCs w:val="20"/>
        </w:rPr>
        <w:tab/>
      </w:r>
      <w:r>
        <w:rPr>
          <w:i/>
          <w:iCs/>
          <w:sz w:val="22"/>
          <w:szCs w:val="20"/>
        </w:rPr>
        <w:tab/>
      </w:r>
      <w:r w:rsidR="002C6035" w:rsidRPr="00274210">
        <w:rPr>
          <w:i/>
          <w:iCs/>
          <w:sz w:val="22"/>
          <w:szCs w:val="20"/>
        </w:rPr>
        <w:t>Fig. (f)</w:t>
      </w:r>
    </w:p>
    <w:p w:rsidR="00FE3601" w:rsidRPr="00274210" w:rsidRDefault="002C6035" w:rsidP="00EC734D">
      <w:pPr>
        <w:tabs>
          <w:tab w:val="left" w:pos="5320"/>
        </w:tabs>
        <w:spacing w:after="120"/>
        <w:jc w:val="center"/>
        <w:rPr>
          <w:i/>
          <w:iCs/>
          <w:sz w:val="22"/>
          <w:szCs w:val="20"/>
        </w:rPr>
      </w:pPr>
      <w:r w:rsidRPr="00274210">
        <w:rPr>
          <w:i/>
          <w:iCs/>
          <w:sz w:val="22"/>
          <w:szCs w:val="20"/>
        </w:rPr>
        <w:t>Fig.4.</w:t>
      </w:r>
      <w:r w:rsidR="00CD3436">
        <w:rPr>
          <w:i/>
          <w:iCs/>
          <w:sz w:val="22"/>
          <w:szCs w:val="20"/>
        </w:rPr>
        <w:t>7</w:t>
      </w:r>
      <w:r w:rsidRPr="00274210">
        <w:rPr>
          <w:i/>
          <w:iCs/>
          <w:sz w:val="22"/>
          <w:szCs w:val="20"/>
        </w:rPr>
        <w:t>: Loss and Accuracy of model3</w:t>
      </w:r>
    </w:p>
    <w:p w:rsidR="00C409F5" w:rsidRPr="00CE0935" w:rsidRDefault="002C6035" w:rsidP="00C409F5">
      <w:pPr>
        <w:rPr>
          <w:b/>
        </w:rPr>
      </w:pPr>
      <w:r>
        <w:t>This graph shows that model3 is best among the 3 models. There is comparatively less gap between the curves in graph. In loss graph, we can see the values decreasing for both curves whereas in accuracy graph there is increase in value for both curves.</w:t>
      </w:r>
    </w:p>
    <w:p w:rsidR="00FE3601" w:rsidRDefault="00FE3601">
      <w:pPr>
        <w:spacing w:before="0" w:after="160" w:line="259" w:lineRule="auto"/>
        <w:jc w:val="left"/>
        <w:rPr>
          <w:rStyle w:val="Heading3Char"/>
        </w:rPr>
      </w:pPr>
      <w:bookmarkStart w:id="100" w:name="_Toc56086379"/>
      <w:r>
        <w:rPr>
          <w:rStyle w:val="Heading3Char"/>
        </w:rPr>
        <w:br w:type="page"/>
      </w:r>
    </w:p>
    <w:p w:rsidR="00C409F5" w:rsidRDefault="00C409F5" w:rsidP="00C409F5">
      <w:pPr>
        <w:rPr>
          <w:rStyle w:val="Heading3Char"/>
        </w:rPr>
      </w:pPr>
      <w:r>
        <w:rPr>
          <w:rStyle w:val="Heading3Char"/>
        </w:rPr>
        <w:lastRenderedPageBreak/>
        <w:t>4.4 User Interface</w:t>
      </w:r>
      <w:bookmarkEnd w:id="100"/>
    </w:p>
    <w:p w:rsidR="005D6489" w:rsidRDefault="00B13D72" w:rsidP="005D6489">
      <w:pPr>
        <w:tabs>
          <w:tab w:val="left" w:pos="5535"/>
        </w:tabs>
        <w:spacing w:after="120"/>
        <w:jc w:val="center"/>
        <w:rPr>
          <w:i/>
          <w:iCs/>
          <w:sz w:val="22"/>
          <w:szCs w:val="20"/>
        </w:rPr>
      </w:pPr>
      <w:r>
        <w:rPr>
          <w:noProof/>
          <w:lang w:val="en-GB" w:eastAsia="en-GB"/>
        </w:rPr>
        <w:drawing>
          <wp:inline distT="0" distB="0" distL="0" distR="0">
            <wp:extent cx="5732145" cy="3259741"/>
            <wp:effectExtent l="19050" t="0" r="1905" b="0"/>
            <wp:docPr id="7" name="Picture 0" descr="u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 1.jpg"/>
                    <pic:cNvPicPr/>
                  </pic:nvPicPr>
                  <pic:blipFill>
                    <a:blip r:embed="rId29"/>
                    <a:stretch>
                      <a:fillRect/>
                    </a:stretch>
                  </pic:blipFill>
                  <pic:spPr>
                    <a:xfrm>
                      <a:off x="0" y="0"/>
                      <a:ext cx="5732145" cy="3259741"/>
                    </a:xfrm>
                    <a:prstGeom prst="rect">
                      <a:avLst/>
                    </a:prstGeom>
                  </pic:spPr>
                </pic:pic>
              </a:graphicData>
            </a:graphic>
          </wp:inline>
        </w:drawing>
      </w:r>
    </w:p>
    <w:p w:rsidR="005D6489" w:rsidRDefault="00CD3436" w:rsidP="005D6489">
      <w:pPr>
        <w:tabs>
          <w:tab w:val="left" w:pos="5535"/>
        </w:tabs>
        <w:spacing w:after="120"/>
        <w:jc w:val="center"/>
        <w:rPr>
          <w:i/>
          <w:iCs/>
          <w:sz w:val="22"/>
          <w:szCs w:val="20"/>
        </w:rPr>
      </w:pPr>
      <w:r>
        <w:rPr>
          <w:i/>
          <w:iCs/>
          <w:sz w:val="22"/>
          <w:szCs w:val="20"/>
        </w:rPr>
        <w:t>Fig. 4.8</w:t>
      </w:r>
      <w:r w:rsidR="005D6489">
        <w:rPr>
          <w:i/>
          <w:iCs/>
          <w:sz w:val="22"/>
          <w:szCs w:val="20"/>
        </w:rPr>
        <w:t>: User Interface</w:t>
      </w:r>
    </w:p>
    <w:p w:rsidR="00CE0935" w:rsidRDefault="005D6489" w:rsidP="00B13D72">
      <w:r>
        <w:t>For the point of human-computer interaction</w:t>
      </w:r>
      <w:r w:rsidR="00835713">
        <w:t xml:space="preserve"> we built a small UI</w:t>
      </w:r>
      <w:r w:rsidR="00B13D72">
        <w:t xml:space="preserve"> </w:t>
      </w:r>
      <w:r w:rsidR="00835713">
        <w:t>(shown in above fig</w:t>
      </w:r>
      <w:r w:rsidR="00C73F26">
        <w:t xml:space="preserve"> 4.8</w:t>
      </w:r>
      <w:r w:rsidR="00835713">
        <w:t xml:space="preserve">). For this we use </w:t>
      </w:r>
      <w:proofErr w:type="spellStart"/>
      <w:r w:rsidR="00835713">
        <w:t>tkinter</w:t>
      </w:r>
      <w:proofErr w:type="spellEnd"/>
      <w:r w:rsidR="00835713">
        <w:t xml:space="preserve"> in order to build this UI. Here Capture button is used for capturing the image of user.</w:t>
      </w:r>
      <w:r w:rsidR="00CE0935">
        <w:t xml:space="preserve"> It </w:t>
      </w:r>
      <w:del w:id="101" w:author="ErSKS" w:date="2020-11-13T15:14:00Z">
        <w:r w:rsidR="00CE0935" w:rsidDel="005E4DDC">
          <w:delText>capture</w:delText>
        </w:r>
      </w:del>
      <w:ins w:id="102" w:author="ErSKS" w:date="2020-11-13T15:14:00Z">
        <w:r w:rsidR="005E4DDC">
          <w:t>captures</w:t>
        </w:r>
      </w:ins>
      <w:r w:rsidR="00CE0935">
        <w:t xml:space="preserve"> around 100 picture automatic after pressing Capture button.</w:t>
      </w:r>
      <w:r w:rsidR="00835713">
        <w:t xml:space="preserve"> And R</w:t>
      </w:r>
      <w:r w:rsidR="00C56A30">
        <w:t xml:space="preserve">ecognize button is used for </w:t>
      </w:r>
      <w:r w:rsidR="00835713">
        <w:t xml:space="preserve">recognizing the person </w:t>
      </w:r>
      <w:r w:rsidR="00B13D72">
        <w:t xml:space="preserve">or predict the person </w:t>
      </w:r>
      <w:r w:rsidR="00835713">
        <w:t>which is already in dataset that has been trained before in training section.</w:t>
      </w:r>
      <w:r w:rsidR="00FE3601">
        <w:t xml:space="preserve"> </w:t>
      </w:r>
    </w:p>
    <w:p w:rsidR="00B13D72" w:rsidRDefault="00CE0935" w:rsidP="00B13D72">
      <w:r>
        <w:t>T</w:t>
      </w:r>
      <w:r w:rsidR="00FE3601">
        <w:t>raining the dataset of images after capturing</w:t>
      </w:r>
      <w:r>
        <w:t xml:space="preserve"> the picture</w:t>
      </w:r>
      <w:r w:rsidR="00FE3601">
        <w:t xml:space="preserve"> is done by system admin manually</w:t>
      </w:r>
      <w:r>
        <w:t>.</w:t>
      </w:r>
      <w:r w:rsidR="00FE3601">
        <w:t xml:space="preserve"> </w:t>
      </w:r>
      <w:r>
        <w:t>A</w:t>
      </w:r>
      <w:r w:rsidR="00FE3601">
        <w:t>s the train</w:t>
      </w:r>
      <w:r>
        <w:t>ing</w:t>
      </w:r>
      <w:r w:rsidR="00FE3601">
        <w:t xml:space="preserve"> the data</w:t>
      </w:r>
      <w:r w:rsidR="00CD3436">
        <w:t>set</w:t>
      </w:r>
      <w:r w:rsidR="00FE3601">
        <w:t xml:space="preserve"> takes very long time </w:t>
      </w:r>
      <w:r w:rsidR="00CD3436">
        <w:t xml:space="preserve">for training </w:t>
      </w:r>
      <w:r w:rsidR="00FE3601">
        <w:t xml:space="preserve">and </w:t>
      </w:r>
      <w:r>
        <w:t>requires high specified computer with good graphic card which may not be available in everybody house.</w:t>
      </w:r>
    </w:p>
    <w:p w:rsidR="00B13D72" w:rsidRDefault="00B13D72">
      <w:pPr>
        <w:spacing w:before="0" w:after="160" w:line="259" w:lineRule="auto"/>
        <w:jc w:val="left"/>
        <w:rPr>
          <w:iCs/>
          <w:sz w:val="22"/>
          <w:szCs w:val="20"/>
        </w:rPr>
      </w:pPr>
      <w:r>
        <w:rPr>
          <w:iCs/>
          <w:sz w:val="22"/>
          <w:szCs w:val="20"/>
        </w:rPr>
        <w:br w:type="page"/>
      </w:r>
    </w:p>
    <w:p w:rsidR="005D6489" w:rsidRDefault="00B13D72" w:rsidP="00B13D72">
      <w:pPr>
        <w:pStyle w:val="Title"/>
      </w:pPr>
      <w:r>
        <w:lastRenderedPageBreak/>
        <w:t>CHAPTER 5</w:t>
      </w:r>
    </w:p>
    <w:p w:rsidR="00B13D72" w:rsidRDefault="00B13D72" w:rsidP="00B13D72">
      <w:pPr>
        <w:pStyle w:val="Heading1"/>
      </w:pPr>
      <w:bookmarkStart w:id="103" w:name="_Toc56086380"/>
      <w:r>
        <w:t>CONCLUSION AND RECOMMENDATION</w:t>
      </w:r>
      <w:bookmarkEnd w:id="103"/>
    </w:p>
    <w:p w:rsidR="00B13D72" w:rsidRDefault="00B13D72" w:rsidP="00B13D72">
      <w:pPr>
        <w:pStyle w:val="Heading3"/>
      </w:pPr>
      <w:bookmarkStart w:id="104" w:name="_Toc56086381"/>
      <w:r>
        <w:t>5.1 Conclusion</w:t>
      </w:r>
      <w:bookmarkEnd w:id="104"/>
    </w:p>
    <w:p w:rsidR="00D77FCE" w:rsidRPr="00287C17" w:rsidRDefault="00D77FCE" w:rsidP="00C13908">
      <w:r w:rsidRPr="00287C17">
        <w:t>Technology is a dynamic field. It’s always changing. Artificial intelligence and machine learning is playing a huge role in this field. Technology at present scenario is a strong tool to uplift any system in any field. There is much debate as to whether an appropriately programmed computer or a system would be capable of replacing a person. It is still not totally possible in all sectors. But many systems are now able to do a lot similar to an actual human and react to many external factors. The use of advanced system instead of a human brings a lot to us. They can make complex works look easier.</w:t>
      </w:r>
    </w:p>
    <w:p w:rsidR="00D77FCE" w:rsidRPr="00287C17" w:rsidRDefault="00D77FCE" w:rsidP="00C13908">
      <w:r w:rsidRPr="00287C17">
        <w:t>Face recognition system has been successfully designed and built which is most applicable for attendance and surveillance. It can help to recognize a person with help of model created like human remembering a face. This system can detect a person who is present in its dataset during training. Implementation of machine learning is done in this project.</w:t>
      </w:r>
    </w:p>
    <w:p w:rsidR="00D77FCE" w:rsidRPr="00D77FCE" w:rsidRDefault="00D77FCE" w:rsidP="00C13908">
      <w:r w:rsidRPr="00287C17">
        <w:t>The project can prove to be very beneficial and provide us with an opportunity of working in different areas of technology, hardware, software. The project was successfully developed meeting the objectives and gaining lots of experience of the related field which will contribute to the academic and profession sectors.</w:t>
      </w:r>
    </w:p>
    <w:p w:rsidR="00B13D72" w:rsidRDefault="00B13D72" w:rsidP="00B13D72">
      <w:pPr>
        <w:pStyle w:val="Heading3"/>
      </w:pPr>
      <w:bookmarkStart w:id="105" w:name="_Toc56086382"/>
      <w:r>
        <w:t>5.2 Future recommendation</w:t>
      </w:r>
      <w:bookmarkEnd w:id="105"/>
    </w:p>
    <w:p w:rsidR="00D77FCE" w:rsidRPr="00182F79" w:rsidRDefault="00D77FCE" w:rsidP="00D77FCE">
      <w:pPr>
        <w:rPr>
          <w:rFonts w:cs="Times New Roman"/>
          <w:szCs w:val="24"/>
        </w:rPr>
      </w:pPr>
      <w:r>
        <w:rPr>
          <w:rFonts w:cs="Times New Roman"/>
          <w:szCs w:val="24"/>
        </w:rPr>
        <w:t>T</w:t>
      </w:r>
      <w:r w:rsidRPr="00182F79">
        <w:rPr>
          <w:rFonts w:cs="Times New Roman"/>
          <w:szCs w:val="24"/>
        </w:rPr>
        <w:t xml:space="preserve">he developed system can be enhanced and improved or may be used as reference for further development of new </w:t>
      </w:r>
      <w:r>
        <w:rPr>
          <w:rFonts w:cs="Times New Roman"/>
          <w:szCs w:val="24"/>
        </w:rPr>
        <w:t>system</w:t>
      </w:r>
      <w:r w:rsidRPr="00182F79">
        <w:rPr>
          <w:rFonts w:cs="Times New Roman"/>
          <w:szCs w:val="24"/>
        </w:rPr>
        <w:t xml:space="preserve">. Some of the possible enhancements are stated in the following section: </w:t>
      </w:r>
    </w:p>
    <w:p w:rsidR="00D77FCE" w:rsidRPr="00182F79" w:rsidRDefault="00D77FCE" w:rsidP="00D77FCE">
      <w:pPr>
        <w:pStyle w:val="ListParagraph"/>
        <w:numPr>
          <w:ilvl w:val="0"/>
          <w:numId w:val="12"/>
        </w:numPr>
        <w:spacing w:before="0" w:after="200"/>
        <w:rPr>
          <w:rFonts w:cs="Times New Roman"/>
          <w:szCs w:val="24"/>
        </w:rPr>
      </w:pPr>
      <w:r>
        <w:rPr>
          <w:rFonts w:cs="Times New Roman"/>
          <w:szCs w:val="24"/>
        </w:rPr>
        <w:t>The use of more accurate dataset for training.</w:t>
      </w:r>
    </w:p>
    <w:p w:rsidR="00D77FCE" w:rsidRDefault="00D77FCE" w:rsidP="00D77FCE">
      <w:pPr>
        <w:pStyle w:val="ListParagraph"/>
        <w:numPr>
          <w:ilvl w:val="0"/>
          <w:numId w:val="12"/>
        </w:numPr>
        <w:spacing w:before="0" w:after="200"/>
        <w:rPr>
          <w:rFonts w:cs="Times New Roman"/>
          <w:szCs w:val="24"/>
        </w:rPr>
      </w:pPr>
      <w:r>
        <w:rPr>
          <w:rFonts w:cs="Times New Roman"/>
          <w:szCs w:val="24"/>
        </w:rPr>
        <w:t>Embedding the feature in mobile application.</w:t>
      </w:r>
    </w:p>
    <w:p w:rsidR="00D77FCE" w:rsidRDefault="00D77FCE" w:rsidP="00D77FCE">
      <w:pPr>
        <w:pStyle w:val="ListParagraph"/>
        <w:numPr>
          <w:ilvl w:val="0"/>
          <w:numId w:val="12"/>
        </w:numPr>
        <w:spacing w:before="0" w:after="200"/>
        <w:rPr>
          <w:rFonts w:cs="Times New Roman"/>
          <w:szCs w:val="24"/>
        </w:rPr>
      </w:pPr>
      <w:r>
        <w:rPr>
          <w:rFonts w:cs="Times New Roman"/>
          <w:szCs w:val="24"/>
        </w:rPr>
        <w:t>Use of server to host the system and record the data.</w:t>
      </w:r>
    </w:p>
    <w:p w:rsidR="00D77FCE" w:rsidRPr="00D77FCE" w:rsidRDefault="00D77FCE" w:rsidP="00D77FCE"/>
    <w:p w:rsidR="00C409F5" w:rsidRPr="00B13D72" w:rsidRDefault="00B13D72" w:rsidP="00B13D72">
      <w:pPr>
        <w:rPr>
          <w:rFonts w:eastAsiaTheme="majorEastAsia" w:cstheme="majorBidi"/>
          <w:szCs w:val="24"/>
        </w:rPr>
      </w:pPr>
      <w:r>
        <w:br w:type="page"/>
      </w:r>
    </w:p>
    <w:p w:rsidR="002C6035" w:rsidRPr="003D5D26" w:rsidRDefault="002C6035" w:rsidP="00110E90">
      <w:pPr>
        <w:pStyle w:val="Heading1"/>
      </w:pPr>
      <w:bookmarkStart w:id="106" w:name="_Toc25241075"/>
      <w:bookmarkStart w:id="107" w:name="_Toc25242715"/>
      <w:bookmarkStart w:id="108" w:name="_Toc34869179"/>
      <w:bookmarkStart w:id="109" w:name="_Toc56086383"/>
      <w:r w:rsidRPr="00466965">
        <w:rPr>
          <w:szCs w:val="28"/>
        </w:rPr>
        <w:lastRenderedPageBreak/>
        <w:t>Reference</w:t>
      </w:r>
      <w:bookmarkEnd w:id="106"/>
      <w:bookmarkEnd w:id="107"/>
      <w:bookmarkEnd w:id="108"/>
      <w:bookmarkEnd w:id="109"/>
    </w:p>
    <w:p w:rsidR="002C6035" w:rsidRPr="005E4DDC" w:rsidRDefault="002C6035" w:rsidP="002C6035">
      <w:pPr>
        <w:pStyle w:val="ListParagraph"/>
        <w:numPr>
          <w:ilvl w:val="0"/>
          <w:numId w:val="4"/>
        </w:numPr>
        <w:spacing w:after="120"/>
        <w:rPr>
          <w:rStyle w:val="Hyperlink"/>
          <w:color w:val="000000" w:themeColor="text1"/>
          <w:u w:val="none"/>
          <w:rPrChange w:id="110" w:author="ErSKS" w:date="2020-11-13T15:15:00Z">
            <w:rPr>
              <w:rStyle w:val="Hyperlink"/>
            </w:rPr>
          </w:rPrChange>
        </w:rPr>
      </w:pPr>
      <w:bookmarkStart w:id="111" w:name="_GoBack"/>
      <w:proofErr w:type="spellStart"/>
      <w:r w:rsidRPr="005E4DDC">
        <w:rPr>
          <w:rStyle w:val="Hyperlink"/>
          <w:color w:val="000000" w:themeColor="text1"/>
          <w:u w:val="none"/>
          <w:rPrChange w:id="112" w:author="ErSKS" w:date="2020-11-13T15:15:00Z">
            <w:rPr>
              <w:rStyle w:val="Hyperlink"/>
            </w:rPr>
          </w:rPrChange>
        </w:rPr>
        <w:t>Hongling</w:t>
      </w:r>
      <w:proofErr w:type="spellEnd"/>
      <w:r w:rsidRPr="005E4DDC">
        <w:rPr>
          <w:rStyle w:val="Hyperlink"/>
          <w:color w:val="000000" w:themeColor="text1"/>
          <w:u w:val="none"/>
          <w:rPrChange w:id="113" w:author="ErSKS" w:date="2020-11-13T15:15:00Z">
            <w:rPr>
              <w:rStyle w:val="Hyperlink"/>
            </w:rPr>
          </w:rPrChange>
        </w:rPr>
        <w:t xml:space="preserve"> Chen and Chen </w:t>
      </w:r>
      <w:proofErr w:type="spellStart"/>
      <w:r w:rsidRPr="005E4DDC">
        <w:rPr>
          <w:rStyle w:val="Hyperlink"/>
          <w:color w:val="000000" w:themeColor="text1"/>
          <w:u w:val="none"/>
          <w:rPrChange w:id="114" w:author="ErSKS" w:date="2020-11-13T15:15:00Z">
            <w:rPr>
              <w:rStyle w:val="Hyperlink"/>
            </w:rPr>
          </w:rPrChange>
        </w:rPr>
        <w:t>Haoyou</w:t>
      </w:r>
      <w:proofErr w:type="spellEnd"/>
      <w:r w:rsidRPr="005E4DDC">
        <w:rPr>
          <w:rStyle w:val="Hyperlink"/>
          <w:color w:val="000000" w:themeColor="text1"/>
          <w:u w:val="none"/>
          <w:rPrChange w:id="115" w:author="ErSKS" w:date="2020-11-13T15:15:00Z">
            <w:rPr>
              <w:rStyle w:val="Hyperlink"/>
            </w:rPr>
          </w:rPrChange>
        </w:rPr>
        <w:t>, “</w:t>
      </w:r>
      <w:r w:rsidRPr="005E4DDC">
        <w:rPr>
          <w:rStyle w:val="Hyperlink"/>
          <w:i/>
          <w:iCs/>
          <w:color w:val="000000" w:themeColor="text1"/>
          <w:u w:val="none"/>
          <w:rPrChange w:id="116" w:author="ErSKS" w:date="2020-11-13T15:15:00Z">
            <w:rPr>
              <w:rStyle w:val="Hyperlink"/>
              <w:i/>
              <w:iCs/>
            </w:rPr>
          </w:rPrChange>
        </w:rPr>
        <w:t xml:space="preserve">Face Recognition Algorithm Based on VGG Network Model and SVM”, </w:t>
      </w:r>
      <w:r w:rsidRPr="005E4DDC">
        <w:rPr>
          <w:rStyle w:val="Hyperlink"/>
          <w:color w:val="000000" w:themeColor="text1"/>
          <w:u w:val="none"/>
          <w:rPrChange w:id="117" w:author="ErSKS" w:date="2020-11-13T15:15:00Z">
            <w:rPr>
              <w:rStyle w:val="Hyperlink"/>
            </w:rPr>
          </w:rPrChange>
        </w:rPr>
        <w:t>IOP Conf. Series: Journal of Physics: Conf. Series 1229 (2019) 012015 IOP Publishing doi:10.1088/1742-6596/1229/1/012015, [Accessed: 28</w:t>
      </w:r>
      <w:r w:rsidRPr="005E4DDC">
        <w:rPr>
          <w:rStyle w:val="Hyperlink"/>
          <w:color w:val="000000" w:themeColor="text1"/>
          <w:u w:val="none"/>
          <w:vertAlign w:val="superscript"/>
          <w:rPrChange w:id="118" w:author="ErSKS" w:date="2020-11-13T15:15:00Z">
            <w:rPr>
              <w:rStyle w:val="Hyperlink"/>
              <w:vertAlign w:val="superscript"/>
            </w:rPr>
          </w:rPrChange>
        </w:rPr>
        <w:t>th</w:t>
      </w:r>
      <w:r w:rsidRPr="005E4DDC">
        <w:rPr>
          <w:rStyle w:val="Hyperlink"/>
          <w:color w:val="000000" w:themeColor="text1"/>
          <w:u w:val="none"/>
          <w:rPrChange w:id="119" w:author="ErSKS" w:date="2020-11-13T15:15:00Z">
            <w:rPr>
              <w:rStyle w:val="Hyperlink"/>
            </w:rPr>
          </w:rPrChange>
        </w:rPr>
        <w:t>February, 2020]</w:t>
      </w:r>
    </w:p>
    <w:p w:rsidR="002C6035" w:rsidRPr="005E4DDC" w:rsidRDefault="002C6035" w:rsidP="002C6035">
      <w:pPr>
        <w:pStyle w:val="ListParagraph"/>
        <w:numPr>
          <w:ilvl w:val="0"/>
          <w:numId w:val="4"/>
        </w:numPr>
        <w:spacing w:after="120"/>
        <w:rPr>
          <w:rStyle w:val="Hyperlink"/>
          <w:color w:val="000000" w:themeColor="text1"/>
          <w:u w:val="none"/>
          <w:rPrChange w:id="120" w:author="ErSKS" w:date="2020-11-13T15:15:00Z">
            <w:rPr>
              <w:rStyle w:val="Hyperlink"/>
            </w:rPr>
          </w:rPrChange>
        </w:rPr>
      </w:pPr>
      <w:r w:rsidRPr="005E4DDC">
        <w:rPr>
          <w:rStyle w:val="Hyperlink"/>
          <w:color w:val="000000" w:themeColor="text1"/>
          <w:u w:val="none"/>
          <w:rPrChange w:id="121" w:author="ErSKS" w:date="2020-11-13T15:15:00Z">
            <w:rPr>
              <w:rStyle w:val="Hyperlink"/>
            </w:rPr>
          </w:rPrChange>
        </w:rPr>
        <w:t xml:space="preserve">Zhao Pei, Hang Xu, </w:t>
      </w:r>
      <w:proofErr w:type="spellStart"/>
      <w:r w:rsidRPr="005E4DDC">
        <w:rPr>
          <w:rStyle w:val="Hyperlink"/>
          <w:color w:val="000000" w:themeColor="text1"/>
          <w:u w:val="none"/>
          <w:rPrChange w:id="122" w:author="ErSKS" w:date="2020-11-13T15:15:00Z">
            <w:rPr>
              <w:rStyle w:val="Hyperlink"/>
            </w:rPr>
          </w:rPrChange>
        </w:rPr>
        <w:t>YanningZhang</w:t>
      </w:r>
      <w:proofErr w:type="spellEnd"/>
      <w:r w:rsidRPr="005E4DDC">
        <w:rPr>
          <w:rStyle w:val="Hyperlink"/>
          <w:color w:val="000000" w:themeColor="text1"/>
          <w:u w:val="none"/>
          <w:rPrChange w:id="123" w:author="ErSKS" w:date="2020-11-13T15:15:00Z">
            <w:rPr>
              <w:rStyle w:val="Hyperlink"/>
            </w:rPr>
          </w:rPrChange>
        </w:rPr>
        <w:t xml:space="preserve">, Min </w:t>
      </w:r>
      <w:proofErr w:type="spellStart"/>
      <w:r w:rsidRPr="005E4DDC">
        <w:rPr>
          <w:rStyle w:val="Hyperlink"/>
          <w:color w:val="000000" w:themeColor="text1"/>
          <w:u w:val="none"/>
          <w:rPrChange w:id="124" w:author="ErSKS" w:date="2020-11-13T15:15:00Z">
            <w:rPr>
              <w:rStyle w:val="Hyperlink"/>
            </w:rPr>
          </w:rPrChange>
        </w:rPr>
        <w:t>Guo</w:t>
      </w:r>
      <w:proofErr w:type="spellEnd"/>
      <w:r w:rsidRPr="005E4DDC">
        <w:rPr>
          <w:rStyle w:val="Hyperlink"/>
          <w:color w:val="000000" w:themeColor="text1"/>
          <w:u w:val="none"/>
          <w:rPrChange w:id="125" w:author="ErSKS" w:date="2020-11-13T15:15:00Z">
            <w:rPr>
              <w:rStyle w:val="Hyperlink"/>
            </w:rPr>
          </w:rPrChange>
        </w:rPr>
        <w:t xml:space="preserve"> and Yee-Hong Yang, “</w:t>
      </w:r>
      <w:r w:rsidRPr="005E4DDC">
        <w:rPr>
          <w:rStyle w:val="Hyperlink"/>
          <w:i/>
          <w:iCs/>
          <w:color w:val="000000" w:themeColor="text1"/>
          <w:u w:val="none"/>
          <w:rPrChange w:id="126" w:author="ErSKS" w:date="2020-11-13T15:15:00Z">
            <w:rPr>
              <w:rStyle w:val="Hyperlink"/>
              <w:i/>
              <w:iCs/>
            </w:rPr>
          </w:rPrChange>
        </w:rPr>
        <w:t>Face Recognition via Deep Learning Using Data Augmentation Based on Orthogonal Experiments</w:t>
      </w:r>
      <w:r w:rsidRPr="005E4DDC">
        <w:rPr>
          <w:rStyle w:val="Hyperlink"/>
          <w:color w:val="000000" w:themeColor="text1"/>
          <w:u w:val="none"/>
          <w:rPrChange w:id="127" w:author="ErSKS" w:date="2020-11-13T15:15:00Z">
            <w:rPr>
              <w:rStyle w:val="Hyperlink"/>
            </w:rPr>
          </w:rPrChange>
        </w:rPr>
        <w:t>”, 25 September 2019. [Visited Date: 28</w:t>
      </w:r>
      <w:r w:rsidRPr="005E4DDC">
        <w:rPr>
          <w:rStyle w:val="Hyperlink"/>
          <w:color w:val="000000" w:themeColor="text1"/>
          <w:u w:val="none"/>
          <w:vertAlign w:val="superscript"/>
          <w:rPrChange w:id="128" w:author="ErSKS" w:date="2020-11-13T15:15:00Z">
            <w:rPr>
              <w:rStyle w:val="Hyperlink"/>
              <w:vertAlign w:val="superscript"/>
            </w:rPr>
          </w:rPrChange>
        </w:rPr>
        <w:t>th</w:t>
      </w:r>
      <w:r w:rsidRPr="005E4DDC">
        <w:rPr>
          <w:rStyle w:val="Hyperlink"/>
          <w:color w:val="000000" w:themeColor="text1"/>
          <w:u w:val="none"/>
          <w:rPrChange w:id="129" w:author="ErSKS" w:date="2020-11-13T15:15:00Z">
            <w:rPr>
              <w:rStyle w:val="Hyperlink"/>
            </w:rPr>
          </w:rPrChange>
        </w:rPr>
        <w:t>February, 2020]</w:t>
      </w:r>
    </w:p>
    <w:p w:rsidR="002C6035" w:rsidRPr="005E4DDC" w:rsidRDefault="002C6035" w:rsidP="002C6035">
      <w:pPr>
        <w:pStyle w:val="ListParagraph"/>
        <w:numPr>
          <w:ilvl w:val="0"/>
          <w:numId w:val="4"/>
        </w:numPr>
        <w:spacing w:after="120"/>
        <w:rPr>
          <w:rStyle w:val="Hyperlink"/>
          <w:color w:val="000000" w:themeColor="text1"/>
          <w:u w:val="none"/>
          <w:rPrChange w:id="130" w:author="ErSKS" w:date="2020-11-13T15:15:00Z">
            <w:rPr>
              <w:rStyle w:val="Hyperlink"/>
            </w:rPr>
          </w:rPrChange>
        </w:rPr>
      </w:pPr>
      <w:proofErr w:type="spellStart"/>
      <w:r w:rsidRPr="005E4DDC">
        <w:rPr>
          <w:rStyle w:val="Hyperlink"/>
          <w:color w:val="000000" w:themeColor="text1"/>
          <w:u w:val="none"/>
          <w:rPrChange w:id="131" w:author="ErSKS" w:date="2020-11-13T15:15:00Z">
            <w:rPr>
              <w:rStyle w:val="Hyperlink"/>
            </w:rPr>
          </w:rPrChange>
        </w:rPr>
        <w:t>SrikanthTammina</w:t>
      </w:r>
      <w:proofErr w:type="spellEnd"/>
      <w:r w:rsidRPr="005E4DDC">
        <w:rPr>
          <w:rStyle w:val="Hyperlink"/>
          <w:color w:val="000000" w:themeColor="text1"/>
          <w:u w:val="none"/>
          <w:rPrChange w:id="132" w:author="ErSKS" w:date="2020-11-13T15:15:00Z">
            <w:rPr>
              <w:rStyle w:val="Hyperlink"/>
            </w:rPr>
          </w:rPrChange>
        </w:rPr>
        <w:t>, "</w:t>
      </w:r>
      <w:r w:rsidRPr="005E4DDC">
        <w:rPr>
          <w:rStyle w:val="Hyperlink"/>
          <w:i/>
          <w:iCs/>
          <w:color w:val="000000" w:themeColor="text1"/>
          <w:u w:val="none"/>
          <w:rPrChange w:id="133" w:author="ErSKS" w:date="2020-11-13T15:15:00Z">
            <w:rPr>
              <w:rStyle w:val="Hyperlink"/>
              <w:i/>
              <w:iCs/>
            </w:rPr>
          </w:rPrChange>
        </w:rPr>
        <w:t>Transfer learning using VGG-16 with Deep Convolutional Neural Network for Classifying Images</w:t>
      </w:r>
      <w:r w:rsidRPr="005E4DDC">
        <w:rPr>
          <w:rStyle w:val="Hyperlink"/>
          <w:color w:val="000000" w:themeColor="text1"/>
          <w:u w:val="none"/>
          <w:rPrChange w:id="134" w:author="ErSKS" w:date="2020-11-13T15:15:00Z">
            <w:rPr>
              <w:rStyle w:val="Hyperlink"/>
            </w:rPr>
          </w:rPrChange>
        </w:rPr>
        <w:t>", Electrical Engineering, Indian Institute of Technology, Hyderabad, 2017 [Accessed: 28</w:t>
      </w:r>
      <w:r w:rsidRPr="005E4DDC">
        <w:rPr>
          <w:rStyle w:val="Hyperlink"/>
          <w:color w:val="000000" w:themeColor="text1"/>
          <w:u w:val="none"/>
          <w:vertAlign w:val="superscript"/>
          <w:rPrChange w:id="135" w:author="ErSKS" w:date="2020-11-13T15:15:00Z">
            <w:rPr>
              <w:rStyle w:val="Hyperlink"/>
              <w:vertAlign w:val="superscript"/>
            </w:rPr>
          </w:rPrChange>
        </w:rPr>
        <w:t>th</w:t>
      </w:r>
      <w:r w:rsidRPr="005E4DDC">
        <w:rPr>
          <w:rStyle w:val="Hyperlink"/>
          <w:color w:val="000000" w:themeColor="text1"/>
          <w:u w:val="none"/>
          <w:rPrChange w:id="136" w:author="ErSKS" w:date="2020-11-13T15:15:00Z">
            <w:rPr>
              <w:rStyle w:val="Hyperlink"/>
            </w:rPr>
          </w:rPrChange>
        </w:rPr>
        <w:t>February, 2020]</w:t>
      </w:r>
    </w:p>
    <w:p w:rsidR="002C6035" w:rsidRPr="005E4DDC" w:rsidRDefault="002C6035" w:rsidP="002C6035">
      <w:pPr>
        <w:pStyle w:val="ListParagraph"/>
        <w:numPr>
          <w:ilvl w:val="0"/>
          <w:numId w:val="4"/>
        </w:numPr>
        <w:spacing w:after="120"/>
        <w:rPr>
          <w:rStyle w:val="Hyperlink"/>
          <w:color w:val="000000" w:themeColor="text1"/>
          <w:u w:val="none"/>
          <w:rPrChange w:id="137" w:author="ErSKS" w:date="2020-11-13T15:15:00Z">
            <w:rPr>
              <w:rStyle w:val="Hyperlink"/>
            </w:rPr>
          </w:rPrChange>
        </w:rPr>
      </w:pPr>
      <w:r w:rsidRPr="005E4DDC">
        <w:rPr>
          <w:rStyle w:val="Hyperlink"/>
          <w:color w:val="000000" w:themeColor="text1"/>
          <w:u w:val="none"/>
          <w:rPrChange w:id="138" w:author="ErSKS" w:date="2020-11-13T15:15:00Z">
            <w:rPr>
              <w:rStyle w:val="Hyperlink"/>
            </w:rPr>
          </w:rPrChange>
        </w:rPr>
        <w:t xml:space="preserve">Mei-Xiang Zhao, </w:t>
      </w:r>
      <w:proofErr w:type="spellStart"/>
      <w:r w:rsidRPr="005E4DDC">
        <w:rPr>
          <w:rStyle w:val="Hyperlink"/>
          <w:color w:val="000000" w:themeColor="text1"/>
          <w:u w:val="none"/>
          <w:rPrChange w:id="139" w:author="ErSKS" w:date="2020-11-13T15:15:00Z">
            <w:rPr>
              <w:rStyle w:val="Hyperlink"/>
            </w:rPr>
          </w:rPrChange>
        </w:rPr>
        <w:t>Zhi</w:t>
      </w:r>
      <w:proofErr w:type="spellEnd"/>
      <w:r w:rsidRPr="005E4DDC">
        <w:rPr>
          <w:rStyle w:val="Hyperlink"/>
          <w:color w:val="000000" w:themeColor="text1"/>
          <w:u w:val="none"/>
          <w:rPrChange w:id="140" w:author="ErSKS" w:date="2020-11-13T15:15:00Z">
            <w:rPr>
              <w:rStyle w:val="Hyperlink"/>
            </w:rPr>
          </w:rPrChange>
        </w:rPr>
        <w:t xml:space="preserve">-Gang </w:t>
      </w:r>
      <w:proofErr w:type="spellStart"/>
      <w:r w:rsidRPr="005E4DDC">
        <w:rPr>
          <w:rStyle w:val="Hyperlink"/>
          <w:color w:val="000000" w:themeColor="text1"/>
          <w:u w:val="none"/>
          <w:rPrChange w:id="141" w:author="ErSKS" w:date="2020-11-13T15:15:00Z">
            <w:rPr>
              <w:rStyle w:val="Hyperlink"/>
            </w:rPr>
          </w:rPrChange>
        </w:rPr>
        <w:t>Jia</w:t>
      </w:r>
      <w:proofErr w:type="spellEnd"/>
      <w:r w:rsidRPr="005E4DDC">
        <w:rPr>
          <w:rStyle w:val="Hyperlink"/>
          <w:color w:val="000000" w:themeColor="text1"/>
          <w:u w:val="none"/>
          <w:rPrChange w:id="142" w:author="ErSKS" w:date="2020-11-13T15:15:00Z">
            <w:rPr>
              <w:rStyle w:val="Hyperlink"/>
            </w:rPr>
          </w:rPrChange>
        </w:rPr>
        <w:t xml:space="preserve">, </w:t>
      </w:r>
      <w:proofErr w:type="spellStart"/>
      <w:r w:rsidRPr="005E4DDC">
        <w:rPr>
          <w:rStyle w:val="Hyperlink"/>
          <w:color w:val="000000" w:themeColor="text1"/>
          <w:u w:val="none"/>
          <w:rPrChange w:id="143" w:author="ErSKS" w:date="2020-11-13T15:15:00Z">
            <w:rPr>
              <w:rStyle w:val="Hyperlink"/>
            </w:rPr>
          </w:rPrChange>
        </w:rPr>
        <w:t>Dunwei</w:t>
      </w:r>
      <w:proofErr w:type="spellEnd"/>
      <w:r w:rsidRPr="005E4DDC">
        <w:rPr>
          <w:rStyle w:val="Hyperlink"/>
          <w:color w:val="000000" w:themeColor="text1"/>
          <w:u w:val="none"/>
          <w:rPrChange w:id="144" w:author="ErSKS" w:date="2020-11-13T15:15:00Z">
            <w:rPr>
              <w:rStyle w:val="Hyperlink"/>
            </w:rPr>
          </w:rPrChange>
        </w:rPr>
        <w:t xml:space="preserve"> Gong "</w:t>
      </w:r>
      <w:r w:rsidRPr="005E4DDC">
        <w:rPr>
          <w:rStyle w:val="Hyperlink"/>
          <w:i/>
          <w:iCs/>
          <w:color w:val="000000" w:themeColor="text1"/>
          <w:u w:val="none"/>
          <w:rPrChange w:id="145" w:author="ErSKS" w:date="2020-11-13T15:15:00Z">
            <w:rPr>
              <w:rStyle w:val="Hyperlink"/>
              <w:i/>
              <w:iCs/>
            </w:rPr>
          </w:rPrChange>
        </w:rPr>
        <w:t>Sample-Relaxed Two-Dimensional Color Principal Component Analysis for Face Recognition and Image Reconstruction</w:t>
      </w:r>
      <w:r w:rsidRPr="005E4DDC">
        <w:rPr>
          <w:rStyle w:val="Hyperlink"/>
          <w:color w:val="000000" w:themeColor="text1"/>
          <w:u w:val="none"/>
          <w:rPrChange w:id="146" w:author="ErSKS" w:date="2020-11-13T15:15:00Z">
            <w:rPr>
              <w:rStyle w:val="Hyperlink"/>
            </w:rPr>
          </w:rPrChange>
        </w:rPr>
        <w:t>", [Accessed: 28th February, 2020]</w:t>
      </w:r>
    </w:p>
    <w:p w:rsidR="002C6035" w:rsidRPr="005E4DDC" w:rsidRDefault="002C6035" w:rsidP="002C6035">
      <w:pPr>
        <w:pStyle w:val="ListParagraph"/>
        <w:numPr>
          <w:ilvl w:val="0"/>
          <w:numId w:val="4"/>
        </w:numPr>
        <w:spacing w:after="120"/>
        <w:rPr>
          <w:rStyle w:val="Hyperlink"/>
          <w:color w:val="000000" w:themeColor="text1"/>
          <w:u w:val="none"/>
          <w:rPrChange w:id="147" w:author="ErSKS" w:date="2020-11-13T15:15:00Z">
            <w:rPr>
              <w:rStyle w:val="Hyperlink"/>
            </w:rPr>
          </w:rPrChange>
        </w:rPr>
      </w:pPr>
      <w:proofErr w:type="spellStart"/>
      <w:r w:rsidRPr="005E4DDC">
        <w:rPr>
          <w:rStyle w:val="Hyperlink"/>
          <w:color w:val="000000" w:themeColor="text1"/>
          <w:u w:val="none"/>
          <w:rPrChange w:id="148" w:author="ErSKS" w:date="2020-11-13T15:15:00Z">
            <w:rPr>
              <w:rStyle w:val="Hyperlink"/>
            </w:rPr>
          </w:rPrChange>
        </w:rPr>
        <w:t>MengjiaYan</w:t>
      </w:r>
      <w:proofErr w:type="spellEnd"/>
      <w:r w:rsidRPr="005E4DDC">
        <w:rPr>
          <w:rStyle w:val="Hyperlink"/>
          <w:color w:val="000000" w:themeColor="text1"/>
          <w:u w:val="none"/>
          <w:rPrChange w:id="149" w:author="ErSKS" w:date="2020-11-13T15:15:00Z">
            <w:rPr>
              <w:rStyle w:val="Hyperlink"/>
            </w:rPr>
          </w:rPrChange>
        </w:rPr>
        <w:t xml:space="preserve"> Horizon Robotics, Qian Zhang Horizon Robotics, </w:t>
      </w:r>
      <w:proofErr w:type="spellStart"/>
      <w:r w:rsidRPr="005E4DDC">
        <w:rPr>
          <w:rStyle w:val="Hyperlink"/>
          <w:color w:val="000000" w:themeColor="text1"/>
          <w:u w:val="none"/>
          <w:rPrChange w:id="150" w:author="ErSKS" w:date="2020-11-13T15:15:00Z">
            <w:rPr>
              <w:rStyle w:val="Hyperlink"/>
            </w:rPr>
          </w:rPrChange>
        </w:rPr>
        <w:t>Guoli</w:t>
      </w:r>
      <w:proofErr w:type="spellEnd"/>
      <w:r w:rsidRPr="005E4DDC">
        <w:rPr>
          <w:rStyle w:val="Hyperlink"/>
          <w:color w:val="000000" w:themeColor="text1"/>
          <w:u w:val="none"/>
          <w:rPrChange w:id="151" w:author="ErSKS" w:date="2020-11-13T15:15:00Z">
            <w:rPr>
              <w:rStyle w:val="Hyperlink"/>
            </w:rPr>
          </w:rPrChange>
        </w:rPr>
        <w:t xml:space="preserve"> Wang Horizon Robotics, </w:t>
      </w:r>
      <w:proofErr w:type="spellStart"/>
      <w:r w:rsidRPr="005E4DDC">
        <w:rPr>
          <w:rStyle w:val="Hyperlink"/>
          <w:color w:val="000000" w:themeColor="text1"/>
          <w:u w:val="none"/>
          <w:rPrChange w:id="152" w:author="ErSKS" w:date="2020-11-13T15:15:00Z">
            <w:rPr>
              <w:rStyle w:val="Hyperlink"/>
            </w:rPr>
          </w:rPrChange>
        </w:rPr>
        <w:t>ZiningXu</w:t>
      </w:r>
      <w:proofErr w:type="spellEnd"/>
      <w:r w:rsidRPr="005E4DDC">
        <w:rPr>
          <w:rStyle w:val="Hyperlink"/>
          <w:color w:val="000000" w:themeColor="text1"/>
          <w:u w:val="none"/>
          <w:rPrChange w:id="153" w:author="ErSKS" w:date="2020-11-13T15:15:00Z">
            <w:rPr>
              <w:rStyle w:val="Hyperlink"/>
            </w:rPr>
          </w:rPrChange>
        </w:rPr>
        <w:t xml:space="preserve"> Horizon Robotics "</w:t>
      </w:r>
      <w:proofErr w:type="spellStart"/>
      <w:proofErr w:type="gramStart"/>
      <w:r w:rsidRPr="005E4DDC">
        <w:rPr>
          <w:rStyle w:val="Hyperlink"/>
          <w:i/>
          <w:iCs/>
          <w:color w:val="000000" w:themeColor="text1"/>
          <w:u w:val="none"/>
          <w:rPrChange w:id="154" w:author="ErSKS" w:date="2020-11-13T15:15:00Z">
            <w:rPr>
              <w:rStyle w:val="Hyperlink"/>
              <w:i/>
              <w:iCs/>
            </w:rPr>
          </w:rPrChange>
        </w:rPr>
        <w:t>VarGFaceNet:An</w:t>
      </w:r>
      <w:proofErr w:type="spellEnd"/>
      <w:proofErr w:type="gramEnd"/>
      <w:r w:rsidRPr="005E4DDC">
        <w:rPr>
          <w:rStyle w:val="Hyperlink"/>
          <w:i/>
          <w:iCs/>
          <w:color w:val="000000" w:themeColor="text1"/>
          <w:u w:val="none"/>
          <w:rPrChange w:id="155" w:author="ErSKS" w:date="2020-11-13T15:15:00Z">
            <w:rPr>
              <w:rStyle w:val="Hyperlink"/>
              <w:i/>
              <w:iCs/>
            </w:rPr>
          </w:rPrChange>
        </w:rPr>
        <w:t xml:space="preserve">  Efﬁcient Variable  Group Convolutional Neural </w:t>
      </w:r>
      <w:proofErr w:type="spellStart"/>
      <w:r w:rsidRPr="005E4DDC">
        <w:rPr>
          <w:rStyle w:val="Hyperlink"/>
          <w:i/>
          <w:iCs/>
          <w:color w:val="000000" w:themeColor="text1"/>
          <w:u w:val="none"/>
          <w:rPrChange w:id="156" w:author="ErSKS" w:date="2020-11-13T15:15:00Z">
            <w:rPr>
              <w:rStyle w:val="Hyperlink"/>
              <w:i/>
              <w:iCs/>
            </w:rPr>
          </w:rPrChange>
        </w:rPr>
        <w:t>Networkfor</w:t>
      </w:r>
      <w:proofErr w:type="spellEnd"/>
      <w:r w:rsidRPr="005E4DDC">
        <w:rPr>
          <w:rStyle w:val="Hyperlink"/>
          <w:i/>
          <w:iCs/>
          <w:color w:val="000000" w:themeColor="text1"/>
          <w:u w:val="none"/>
          <w:rPrChange w:id="157" w:author="ErSKS" w:date="2020-11-13T15:15:00Z">
            <w:rPr>
              <w:rStyle w:val="Hyperlink"/>
              <w:i/>
              <w:iCs/>
            </w:rPr>
          </w:rPrChange>
        </w:rPr>
        <w:t xml:space="preserve"> Lightweight Face Recognition</w:t>
      </w:r>
      <w:r w:rsidRPr="005E4DDC">
        <w:rPr>
          <w:rStyle w:val="Hyperlink"/>
          <w:color w:val="000000" w:themeColor="text1"/>
          <w:u w:val="none"/>
          <w:rPrChange w:id="158" w:author="ErSKS" w:date="2020-11-13T15:15:00Z">
            <w:rPr>
              <w:rStyle w:val="Hyperlink"/>
            </w:rPr>
          </w:rPrChange>
        </w:rPr>
        <w:t>", [Accessed: 3</w:t>
      </w:r>
      <w:r w:rsidRPr="005E4DDC">
        <w:rPr>
          <w:rStyle w:val="Hyperlink"/>
          <w:color w:val="000000" w:themeColor="text1"/>
          <w:u w:val="none"/>
          <w:vertAlign w:val="superscript"/>
          <w:rPrChange w:id="159" w:author="ErSKS" w:date="2020-11-13T15:15:00Z">
            <w:rPr>
              <w:rStyle w:val="Hyperlink"/>
              <w:vertAlign w:val="superscript"/>
            </w:rPr>
          </w:rPrChange>
        </w:rPr>
        <w:t>rd</w:t>
      </w:r>
      <w:r w:rsidRPr="005E4DDC">
        <w:rPr>
          <w:rStyle w:val="Hyperlink"/>
          <w:color w:val="000000" w:themeColor="text1"/>
          <w:u w:val="none"/>
          <w:rPrChange w:id="160" w:author="ErSKS" w:date="2020-11-13T15:15:00Z">
            <w:rPr>
              <w:rStyle w:val="Hyperlink"/>
            </w:rPr>
          </w:rPrChange>
        </w:rPr>
        <w:t xml:space="preserve"> March, 2020]</w:t>
      </w:r>
    </w:p>
    <w:p w:rsidR="002C6035" w:rsidRPr="005E4DDC" w:rsidRDefault="002C6035" w:rsidP="002C6035">
      <w:pPr>
        <w:pStyle w:val="ListParagraph"/>
        <w:numPr>
          <w:ilvl w:val="0"/>
          <w:numId w:val="4"/>
        </w:numPr>
        <w:spacing w:after="120"/>
        <w:rPr>
          <w:rStyle w:val="Hyperlink"/>
          <w:color w:val="000000" w:themeColor="text1"/>
          <w:u w:val="none"/>
          <w:rPrChange w:id="161" w:author="ErSKS" w:date="2020-11-13T15:15:00Z">
            <w:rPr>
              <w:rStyle w:val="Hyperlink"/>
            </w:rPr>
          </w:rPrChange>
        </w:rPr>
      </w:pPr>
      <w:r w:rsidRPr="005E4DDC">
        <w:rPr>
          <w:rStyle w:val="Hyperlink"/>
          <w:color w:val="000000" w:themeColor="text1"/>
          <w:u w:val="none"/>
          <w:rPrChange w:id="162" w:author="ErSKS" w:date="2020-11-13T15:15:00Z">
            <w:rPr>
              <w:rStyle w:val="Hyperlink"/>
            </w:rPr>
          </w:rPrChange>
        </w:rPr>
        <w:t xml:space="preserve">Felipe L. </w:t>
      </w:r>
      <w:proofErr w:type="spellStart"/>
      <w:r w:rsidRPr="005E4DDC">
        <w:rPr>
          <w:rStyle w:val="Hyperlink"/>
          <w:color w:val="000000" w:themeColor="text1"/>
          <w:u w:val="none"/>
          <w:rPrChange w:id="163" w:author="ErSKS" w:date="2020-11-13T15:15:00Z">
            <w:rPr>
              <w:rStyle w:val="Hyperlink"/>
            </w:rPr>
          </w:rPrChange>
        </w:rPr>
        <w:t>Gewers</w:t>
      </w:r>
      <w:proofErr w:type="spellEnd"/>
      <w:r w:rsidRPr="005E4DDC">
        <w:rPr>
          <w:rStyle w:val="Hyperlink"/>
          <w:color w:val="000000" w:themeColor="text1"/>
          <w:u w:val="none"/>
          <w:rPrChange w:id="164" w:author="ErSKS" w:date="2020-11-13T15:15:00Z">
            <w:rPr>
              <w:rStyle w:val="Hyperlink"/>
            </w:rPr>
          </w:rPrChange>
        </w:rPr>
        <w:t xml:space="preserve">, Gustavo R. Ferreira, Henrique F. de </w:t>
      </w:r>
      <w:proofErr w:type="spellStart"/>
      <w:r w:rsidRPr="005E4DDC">
        <w:rPr>
          <w:rStyle w:val="Hyperlink"/>
          <w:color w:val="000000" w:themeColor="text1"/>
          <w:u w:val="none"/>
          <w:rPrChange w:id="165" w:author="ErSKS" w:date="2020-11-13T15:15:00Z">
            <w:rPr>
              <w:rStyle w:val="Hyperlink"/>
            </w:rPr>
          </w:rPrChange>
        </w:rPr>
        <w:t>Arruda</w:t>
      </w:r>
      <w:proofErr w:type="spellEnd"/>
      <w:r w:rsidRPr="005E4DDC">
        <w:rPr>
          <w:rStyle w:val="Hyperlink"/>
          <w:color w:val="000000" w:themeColor="text1"/>
          <w:u w:val="none"/>
          <w:rPrChange w:id="166" w:author="ErSKS" w:date="2020-11-13T15:15:00Z">
            <w:rPr>
              <w:rStyle w:val="Hyperlink"/>
            </w:rPr>
          </w:rPrChange>
        </w:rPr>
        <w:t xml:space="preserve">, </w:t>
      </w:r>
      <w:proofErr w:type="spellStart"/>
      <w:r w:rsidRPr="005E4DDC">
        <w:rPr>
          <w:rStyle w:val="Hyperlink"/>
          <w:color w:val="000000" w:themeColor="text1"/>
          <w:u w:val="none"/>
          <w:rPrChange w:id="167" w:author="ErSKS" w:date="2020-11-13T15:15:00Z">
            <w:rPr>
              <w:rStyle w:val="Hyperlink"/>
            </w:rPr>
          </w:rPrChange>
        </w:rPr>
        <w:t>Filipi</w:t>
      </w:r>
      <w:proofErr w:type="spellEnd"/>
      <w:r w:rsidRPr="005E4DDC">
        <w:rPr>
          <w:rStyle w:val="Hyperlink"/>
          <w:color w:val="000000" w:themeColor="text1"/>
          <w:u w:val="none"/>
          <w:rPrChange w:id="168" w:author="ErSKS" w:date="2020-11-13T15:15:00Z">
            <w:rPr>
              <w:rStyle w:val="Hyperlink"/>
            </w:rPr>
          </w:rPrChange>
        </w:rPr>
        <w:t xml:space="preserve"> N. Silva, Cesar H. </w:t>
      </w:r>
      <w:proofErr w:type="spellStart"/>
      <w:r w:rsidRPr="005E4DDC">
        <w:rPr>
          <w:rStyle w:val="Hyperlink"/>
          <w:color w:val="000000" w:themeColor="text1"/>
          <w:u w:val="none"/>
          <w:rPrChange w:id="169" w:author="ErSKS" w:date="2020-11-13T15:15:00Z">
            <w:rPr>
              <w:rStyle w:val="Hyperlink"/>
            </w:rPr>
          </w:rPrChange>
        </w:rPr>
        <w:t>Comin</w:t>
      </w:r>
      <w:proofErr w:type="spellEnd"/>
      <w:r w:rsidRPr="005E4DDC">
        <w:rPr>
          <w:rStyle w:val="Hyperlink"/>
          <w:color w:val="000000" w:themeColor="text1"/>
          <w:u w:val="none"/>
          <w:rPrChange w:id="170" w:author="ErSKS" w:date="2020-11-13T15:15:00Z">
            <w:rPr>
              <w:rStyle w:val="Hyperlink"/>
            </w:rPr>
          </w:rPrChange>
        </w:rPr>
        <w:t xml:space="preserve">, Diego R. </w:t>
      </w:r>
      <w:proofErr w:type="spellStart"/>
      <w:r w:rsidRPr="005E4DDC">
        <w:rPr>
          <w:rStyle w:val="Hyperlink"/>
          <w:color w:val="000000" w:themeColor="text1"/>
          <w:u w:val="none"/>
          <w:rPrChange w:id="171" w:author="ErSKS" w:date="2020-11-13T15:15:00Z">
            <w:rPr>
              <w:rStyle w:val="Hyperlink"/>
            </w:rPr>
          </w:rPrChange>
        </w:rPr>
        <w:t>Amancio</w:t>
      </w:r>
      <w:proofErr w:type="spellEnd"/>
      <w:r w:rsidRPr="005E4DDC">
        <w:rPr>
          <w:rStyle w:val="Hyperlink"/>
          <w:color w:val="000000" w:themeColor="text1"/>
          <w:u w:val="none"/>
          <w:rPrChange w:id="172" w:author="ErSKS" w:date="2020-11-13T15:15:00Z">
            <w:rPr>
              <w:rStyle w:val="Hyperlink"/>
            </w:rPr>
          </w:rPrChange>
        </w:rPr>
        <w:t>, and Luciano da F. Costa1 "</w:t>
      </w:r>
      <w:r w:rsidRPr="005E4DDC">
        <w:rPr>
          <w:rStyle w:val="Hyperlink"/>
          <w:i/>
          <w:iCs/>
          <w:color w:val="000000" w:themeColor="text1"/>
          <w:u w:val="none"/>
          <w:rPrChange w:id="173" w:author="ErSKS" w:date="2020-11-13T15:15:00Z">
            <w:rPr>
              <w:rStyle w:val="Hyperlink"/>
              <w:i/>
              <w:iCs/>
            </w:rPr>
          </w:rPrChange>
        </w:rPr>
        <w:t>Principal Component Analysis: A Natural Approach to Data Exploration”, [</w:t>
      </w:r>
      <w:r w:rsidRPr="005E4DDC">
        <w:rPr>
          <w:rStyle w:val="Hyperlink"/>
          <w:color w:val="000000" w:themeColor="text1"/>
          <w:u w:val="none"/>
          <w:rPrChange w:id="174" w:author="ErSKS" w:date="2020-11-13T15:15:00Z">
            <w:rPr>
              <w:rStyle w:val="Hyperlink"/>
            </w:rPr>
          </w:rPrChange>
        </w:rPr>
        <w:t>Accessed: 10th February, 2020]</w:t>
      </w:r>
    </w:p>
    <w:p w:rsidR="002C6035" w:rsidRPr="005E4DDC" w:rsidRDefault="002C6035" w:rsidP="002C6035">
      <w:pPr>
        <w:pStyle w:val="ListParagraph"/>
        <w:numPr>
          <w:ilvl w:val="0"/>
          <w:numId w:val="4"/>
        </w:numPr>
        <w:spacing w:after="120"/>
        <w:rPr>
          <w:rStyle w:val="Hyperlink"/>
          <w:color w:val="000000" w:themeColor="text1"/>
          <w:u w:val="none"/>
          <w:rPrChange w:id="175" w:author="ErSKS" w:date="2020-11-13T15:15:00Z">
            <w:rPr>
              <w:rStyle w:val="Hyperlink"/>
            </w:rPr>
          </w:rPrChange>
        </w:rPr>
      </w:pPr>
      <w:r w:rsidRPr="005E4DDC">
        <w:rPr>
          <w:rStyle w:val="Hyperlink"/>
          <w:color w:val="000000" w:themeColor="text1"/>
          <w:u w:val="none"/>
          <w:rPrChange w:id="176" w:author="ErSKS" w:date="2020-11-13T15:15:00Z">
            <w:rPr>
              <w:rStyle w:val="Hyperlink"/>
            </w:rPr>
          </w:rPrChange>
        </w:rPr>
        <w:t xml:space="preserve">Karen </w:t>
      </w:r>
      <w:proofErr w:type="spellStart"/>
      <w:r w:rsidRPr="005E4DDC">
        <w:rPr>
          <w:rStyle w:val="Hyperlink"/>
          <w:color w:val="000000" w:themeColor="text1"/>
          <w:u w:val="none"/>
          <w:rPrChange w:id="177" w:author="ErSKS" w:date="2020-11-13T15:15:00Z">
            <w:rPr>
              <w:rStyle w:val="Hyperlink"/>
            </w:rPr>
          </w:rPrChange>
        </w:rPr>
        <w:t>Simonyan</w:t>
      </w:r>
      <w:proofErr w:type="spellEnd"/>
      <w:r w:rsidRPr="005E4DDC">
        <w:rPr>
          <w:rStyle w:val="Hyperlink"/>
          <w:color w:val="000000" w:themeColor="text1"/>
          <w:u w:val="none"/>
          <w:rPrChange w:id="178" w:author="ErSKS" w:date="2020-11-13T15:15:00Z">
            <w:rPr>
              <w:rStyle w:val="Hyperlink"/>
            </w:rPr>
          </w:rPrChange>
        </w:rPr>
        <w:t>&amp; Andrew Zisserman, “</w:t>
      </w:r>
      <w:r w:rsidRPr="005E4DDC">
        <w:rPr>
          <w:rStyle w:val="Hyperlink"/>
          <w:i/>
          <w:iCs/>
          <w:color w:val="000000" w:themeColor="text1"/>
          <w:u w:val="none"/>
          <w:rPrChange w:id="179" w:author="ErSKS" w:date="2020-11-13T15:15:00Z">
            <w:rPr>
              <w:rStyle w:val="Hyperlink"/>
              <w:i/>
              <w:iCs/>
            </w:rPr>
          </w:rPrChange>
        </w:rPr>
        <w:t>VERY DEEP CONVOLUTIONAL NETWORKS FOR LARGE-SCALE IMAGE RECOGNITION”</w:t>
      </w:r>
      <w:r w:rsidRPr="005E4DDC">
        <w:rPr>
          <w:rStyle w:val="Hyperlink"/>
          <w:color w:val="000000" w:themeColor="text1"/>
          <w:u w:val="none"/>
          <w:rPrChange w:id="180" w:author="ErSKS" w:date="2020-11-13T15:15:00Z">
            <w:rPr>
              <w:rStyle w:val="Hyperlink"/>
            </w:rPr>
          </w:rPrChange>
        </w:rPr>
        <w:t>, Visual Geometry Group, Department of Engineering Science, University of Oxford [Accessed: 28</w:t>
      </w:r>
      <w:r w:rsidRPr="005E4DDC">
        <w:rPr>
          <w:rStyle w:val="Hyperlink"/>
          <w:color w:val="000000" w:themeColor="text1"/>
          <w:u w:val="none"/>
          <w:vertAlign w:val="superscript"/>
          <w:rPrChange w:id="181" w:author="ErSKS" w:date="2020-11-13T15:15:00Z">
            <w:rPr>
              <w:rStyle w:val="Hyperlink"/>
              <w:vertAlign w:val="superscript"/>
            </w:rPr>
          </w:rPrChange>
        </w:rPr>
        <w:t>th</w:t>
      </w:r>
      <w:r w:rsidRPr="005E4DDC">
        <w:rPr>
          <w:rStyle w:val="Hyperlink"/>
          <w:color w:val="000000" w:themeColor="text1"/>
          <w:u w:val="none"/>
          <w:rPrChange w:id="182" w:author="ErSKS" w:date="2020-11-13T15:15:00Z">
            <w:rPr>
              <w:rStyle w:val="Hyperlink"/>
            </w:rPr>
          </w:rPrChange>
        </w:rPr>
        <w:t xml:space="preserve"> February 2020]</w:t>
      </w:r>
    </w:p>
    <w:p w:rsidR="002C6035" w:rsidRPr="005E4DDC" w:rsidRDefault="002C6035" w:rsidP="002C6035">
      <w:pPr>
        <w:pStyle w:val="ListParagraph"/>
        <w:numPr>
          <w:ilvl w:val="0"/>
          <w:numId w:val="4"/>
        </w:numPr>
        <w:spacing w:after="120"/>
        <w:rPr>
          <w:rStyle w:val="Hyperlink"/>
          <w:i/>
          <w:iCs/>
          <w:color w:val="000000" w:themeColor="text1"/>
          <w:u w:val="none"/>
          <w:rPrChange w:id="183" w:author="ErSKS" w:date="2020-11-13T15:15:00Z">
            <w:rPr>
              <w:rStyle w:val="Hyperlink"/>
              <w:i/>
              <w:iCs/>
            </w:rPr>
          </w:rPrChange>
        </w:rPr>
      </w:pPr>
      <w:r w:rsidRPr="005E4DDC">
        <w:rPr>
          <w:rStyle w:val="Hyperlink"/>
          <w:color w:val="000000" w:themeColor="text1"/>
          <w:u w:val="none"/>
          <w:rPrChange w:id="184" w:author="ErSKS" w:date="2020-11-13T15:15:00Z">
            <w:rPr>
              <w:rStyle w:val="Hyperlink"/>
            </w:rPr>
          </w:rPrChange>
        </w:rPr>
        <w:t xml:space="preserve">Dr. </w:t>
      </w:r>
      <w:proofErr w:type="spellStart"/>
      <w:r w:rsidRPr="005E4DDC">
        <w:rPr>
          <w:rStyle w:val="Hyperlink"/>
          <w:color w:val="000000" w:themeColor="text1"/>
          <w:u w:val="none"/>
          <w:rPrChange w:id="185" w:author="ErSKS" w:date="2020-11-13T15:15:00Z">
            <w:rPr>
              <w:rStyle w:val="Hyperlink"/>
            </w:rPr>
          </w:rPrChange>
        </w:rPr>
        <w:t>PriyaGuptaa</w:t>
      </w:r>
      <w:proofErr w:type="spellEnd"/>
      <w:r w:rsidRPr="005E4DDC">
        <w:rPr>
          <w:rStyle w:val="Hyperlink"/>
          <w:color w:val="000000" w:themeColor="text1"/>
          <w:u w:val="none"/>
          <w:rPrChange w:id="186" w:author="ErSKS" w:date="2020-11-13T15:15:00Z">
            <w:rPr>
              <w:rStyle w:val="Hyperlink"/>
            </w:rPr>
          </w:rPrChange>
        </w:rPr>
        <w:t xml:space="preserve">, </w:t>
      </w:r>
      <w:proofErr w:type="spellStart"/>
      <w:r w:rsidRPr="005E4DDC">
        <w:rPr>
          <w:rStyle w:val="Hyperlink"/>
          <w:color w:val="000000" w:themeColor="text1"/>
          <w:u w:val="none"/>
          <w:rPrChange w:id="187" w:author="ErSKS" w:date="2020-11-13T15:15:00Z">
            <w:rPr>
              <w:rStyle w:val="Hyperlink"/>
            </w:rPr>
          </w:rPrChange>
        </w:rPr>
        <w:t>NidhiSaxenaa</w:t>
      </w:r>
      <w:proofErr w:type="spellEnd"/>
      <w:r w:rsidRPr="005E4DDC">
        <w:rPr>
          <w:rStyle w:val="Hyperlink"/>
          <w:color w:val="000000" w:themeColor="text1"/>
          <w:u w:val="none"/>
          <w:rPrChange w:id="188" w:author="ErSKS" w:date="2020-11-13T15:15:00Z">
            <w:rPr>
              <w:rStyle w:val="Hyperlink"/>
            </w:rPr>
          </w:rPrChange>
        </w:rPr>
        <w:t xml:space="preserve">, </w:t>
      </w:r>
      <w:proofErr w:type="spellStart"/>
      <w:r w:rsidRPr="005E4DDC">
        <w:rPr>
          <w:rStyle w:val="Hyperlink"/>
          <w:color w:val="000000" w:themeColor="text1"/>
          <w:u w:val="none"/>
          <w:rPrChange w:id="189" w:author="ErSKS" w:date="2020-11-13T15:15:00Z">
            <w:rPr>
              <w:rStyle w:val="Hyperlink"/>
            </w:rPr>
          </w:rPrChange>
        </w:rPr>
        <w:t>MeetikaSharmaa</w:t>
      </w:r>
      <w:proofErr w:type="spellEnd"/>
      <w:r w:rsidRPr="005E4DDC">
        <w:rPr>
          <w:rStyle w:val="Hyperlink"/>
          <w:color w:val="000000" w:themeColor="text1"/>
          <w:u w:val="none"/>
          <w:rPrChange w:id="190" w:author="ErSKS" w:date="2020-11-13T15:15:00Z">
            <w:rPr>
              <w:rStyle w:val="Hyperlink"/>
            </w:rPr>
          </w:rPrChange>
        </w:rPr>
        <w:t xml:space="preserve">, </w:t>
      </w:r>
      <w:proofErr w:type="spellStart"/>
      <w:r w:rsidRPr="005E4DDC">
        <w:rPr>
          <w:rStyle w:val="Hyperlink"/>
          <w:color w:val="000000" w:themeColor="text1"/>
          <w:u w:val="none"/>
          <w:rPrChange w:id="191" w:author="ErSKS" w:date="2020-11-13T15:15:00Z">
            <w:rPr>
              <w:rStyle w:val="Hyperlink"/>
            </w:rPr>
          </w:rPrChange>
        </w:rPr>
        <w:t>JagritiTripathia</w:t>
      </w:r>
      <w:proofErr w:type="spellEnd"/>
      <w:r w:rsidRPr="005E4DDC">
        <w:rPr>
          <w:rStyle w:val="Hyperlink"/>
          <w:color w:val="000000" w:themeColor="text1"/>
          <w:u w:val="none"/>
          <w:rPrChange w:id="192" w:author="ErSKS" w:date="2020-11-13T15:15:00Z">
            <w:rPr>
              <w:rStyle w:val="Hyperlink"/>
            </w:rPr>
          </w:rPrChange>
        </w:rPr>
        <w:t>, “</w:t>
      </w:r>
      <w:r w:rsidRPr="005E4DDC">
        <w:rPr>
          <w:rStyle w:val="Hyperlink"/>
          <w:i/>
          <w:iCs/>
          <w:color w:val="000000" w:themeColor="text1"/>
          <w:u w:val="none"/>
          <w:rPrChange w:id="193" w:author="ErSKS" w:date="2020-11-13T15:15:00Z">
            <w:rPr>
              <w:rStyle w:val="Hyperlink"/>
              <w:i/>
              <w:iCs/>
            </w:rPr>
          </w:rPrChange>
        </w:rPr>
        <w:t xml:space="preserve">Deep Neural Network for Human Face </w:t>
      </w:r>
      <w:proofErr w:type="spellStart"/>
      <w:r w:rsidRPr="005E4DDC">
        <w:rPr>
          <w:rStyle w:val="Hyperlink"/>
          <w:i/>
          <w:iCs/>
          <w:color w:val="000000" w:themeColor="text1"/>
          <w:u w:val="none"/>
          <w:rPrChange w:id="194" w:author="ErSKS" w:date="2020-11-13T15:15:00Z">
            <w:rPr>
              <w:rStyle w:val="Hyperlink"/>
              <w:i/>
              <w:iCs/>
            </w:rPr>
          </w:rPrChange>
        </w:rPr>
        <w:t>Recognition</w:t>
      </w:r>
      <w:proofErr w:type="gramStart"/>
      <w:r w:rsidRPr="005E4DDC">
        <w:rPr>
          <w:rStyle w:val="Hyperlink"/>
          <w:color w:val="000000" w:themeColor="text1"/>
          <w:u w:val="none"/>
          <w:rPrChange w:id="195" w:author="ErSKS" w:date="2020-11-13T15:15:00Z">
            <w:rPr>
              <w:rStyle w:val="Hyperlink"/>
            </w:rPr>
          </w:rPrChange>
        </w:rPr>
        <w:t>”,Maharaja</w:t>
      </w:r>
      <w:proofErr w:type="spellEnd"/>
      <w:proofErr w:type="gramEnd"/>
      <w:r w:rsidRPr="005E4DDC">
        <w:rPr>
          <w:rStyle w:val="Hyperlink"/>
          <w:color w:val="000000" w:themeColor="text1"/>
          <w:u w:val="none"/>
          <w:rPrChange w:id="196" w:author="ErSKS" w:date="2020-11-13T15:15:00Z">
            <w:rPr>
              <w:rStyle w:val="Hyperlink"/>
            </w:rPr>
          </w:rPrChange>
        </w:rPr>
        <w:t xml:space="preserve"> </w:t>
      </w:r>
      <w:proofErr w:type="spellStart"/>
      <w:r w:rsidRPr="005E4DDC">
        <w:rPr>
          <w:rStyle w:val="Hyperlink"/>
          <w:color w:val="000000" w:themeColor="text1"/>
          <w:u w:val="none"/>
          <w:rPrChange w:id="197" w:author="ErSKS" w:date="2020-11-13T15:15:00Z">
            <w:rPr>
              <w:rStyle w:val="Hyperlink"/>
            </w:rPr>
          </w:rPrChange>
        </w:rPr>
        <w:t>Agrasen</w:t>
      </w:r>
      <w:proofErr w:type="spellEnd"/>
      <w:r w:rsidRPr="005E4DDC">
        <w:rPr>
          <w:rStyle w:val="Hyperlink"/>
          <w:color w:val="000000" w:themeColor="text1"/>
          <w:u w:val="none"/>
          <w:rPrChange w:id="198" w:author="ErSKS" w:date="2020-11-13T15:15:00Z">
            <w:rPr>
              <w:rStyle w:val="Hyperlink"/>
            </w:rPr>
          </w:rPrChange>
        </w:rPr>
        <w:t xml:space="preserve"> College, University of Delhi [Accessed: 3</w:t>
      </w:r>
      <w:r w:rsidRPr="005E4DDC">
        <w:rPr>
          <w:rStyle w:val="Hyperlink"/>
          <w:color w:val="000000" w:themeColor="text1"/>
          <w:u w:val="none"/>
          <w:vertAlign w:val="superscript"/>
          <w:rPrChange w:id="199" w:author="ErSKS" w:date="2020-11-13T15:15:00Z">
            <w:rPr>
              <w:rStyle w:val="Hyperlink"/>
              <w:vertAlign w:val="superscript"/>
            </w:rPr>
          </w:rPrChange>
        </w:rPr>
        <w:t>rd</w:t>
      </w:r>
      <w:r w:rsidRPr="005E4DDC">
        <w:rPr>
          <w:rStyle w:val="Hyperlink"/>
          <w:color w:val="000000" w:themeColor="text1"/>
          <w:u w:val="none"/>
          <w:rPrChange w:id="200" w:author="ErSKS" w:date="2020-11-13T15:15:00Z">
            <w:rPr>
              <w:rStyle w:val="Hyperlink"/>
            </w:rPr>
          </w:rPrChange>
        </w:rPr>
        <w:t xml:space="preserve"> March 2020]</w:t>
      </w:r>
    </w:p>
    <w:bookmarkEnd w:id="111"/>
    <w:p w:rsidR="002C6035" w:rsidRPr="009D2666" w:rsidRDefault="002C6035" w:rsidP="00110E90">
      <w:pPr>
        <w:spacing w:after="120"/>
        <w:rPr>
          <w:color w:val="0000FF"/>
          <w:u w:val="single"/>
        </w:rPr>
      </w:pPr>
      <w:r>
        <w:rPr>
          <w:rStyle w:val="Hyperlink"/>
        </w:rPr>
        <w:br w:type="page"/>
      </w:r>
    </w:p>
    <w:p w:rsidR="002C6035" w:rsidRDefault="002C6035" w:rsidP="00110E90">
      <w:pPr>
        <w:pStyle w:val="Heading1"/>
      </w:pPr>
      <w:bookmarkStart w:id="201" w:name="_Toc34869180"/>
      <w:bookmarkStart w:id="202" w:name="_Toc56086384"/>
      <w:r>
        <w:lastRenderedPageBreak/>
        <w:t>APPENDIX A</w:t>
      </w:r>
      <w:bookmarkEnd w:id="201"/>
      <w:bookmarkEnd w:id="202"/>
    </w:p>
    <w:p w:rsidR="002C6035" w:rsidRPr="00B230E3" w:rsidRDefault="002C6035" w:rsidP="00110E90"/>
    <w:p w:rsidR="002C6035" w:rsidRDefault="00F659CF" w:rsidP="00F659CF">
      <w:pPr>
        <w:tabs>
          <w:tab w:val="left" w:pos="5220"/>
        </w:tabs>
        <w:jc w:val="center"/>
        <w:rPr>
          <w:i/>
          <w:iCs/>
          <w:sz w:val="22"/>
          <w:szCs w:val="20"/>
        </w:rPr>
      </w:pPr>
      <w:r>
        <w:rPr>
          <w:i/>
          <w:iCs/>
          <w:noProof/>
          <w:sz w:val="22"/>
          <w:szCs w:val="20"/>
          <w:lang w:val="en-GB" w:eastAsia="en-GB"/>
        </w:rPr>
        <w:drawing>
          <wp:inline distT="0" distB="0" distL="0" distR="0">
            <wp:extent cx="3893820" cy="313448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30">
                      <a:extLst>
                        <a:ext uri="{28A0092B-C50C-407E-A947-70E740481C1C}">
                          <a14:useLocalDpi xmlns:a14="http://schemas.microsoft.com/office/drawing/2010/main" val="0"/>
                        </a:ext>
                      </a:extLst>
                    </a:blip>
                    <a:stretch>
                      <a:fillRect/>
                    </a:stretch>
                  </pic:blipFill>
                  <pic:spPr>
                    <a:xfrm>
                      <a:off x="0" y="0"/>
                      <a:ext cx="3896315" cy="3136490"/>
                    </a:xfrm>
                    <a:prstGeom prst="rect">
                      <a:avLst/>
                    </a:prstGeom>
                  </pic:spPr>
                </pic:pic>
              </a:graphicData>
            </a:graphic>
          </wp:inline>
        </w:drawing>
      </w:r>
    </w:p>
    <w:p w:rsidR="002C6035" w:rsidRDefault="002C6035" w:rsidP="00F659CF">
      <w:pPr>
        <w:jc w:val="center"/>
        <w:rPr>
          <w:i/>
          <w:iCs/>
          <w:sz w:val="22"/>
          <w:szCs w:val="20"/>
        </w:rPr>
      </w:pPr>
      <w:r w:rsidRPr="00EB6852">
        <w:rPr>
          <w:i/>
          <w:iCs/>
          <w:sz w:val="22"/>
          <w:szCs w:val="20"/>
        </w:rPr>
        <w:t xml:space="preserve">Fig. A.1: Test image for </w:t>
      </w:r>
      <w:r>
        <w:rPr>
          <w:i/>
          <w:iCs/>
          <w:sz w:val="22"/>
          <w:szCs w:val="20"/>
        </w:rPr>
        <w:t>1 person</w:t>
      </w:r>
    </w:p>
    <w:p w:rsidR="00F659CF" w:rsidRPr="00F659CF" w:rsidRDefault="00F659CF" w:rsidP="00F659CF">
      <w:pPr>
        <w:jc w:val="center"/>
        <w:rPr>
          <w:i/>
          <w:iCs/>
          <w:sz w:val="22"/>
          <w:szCs w:val="20"/>
        </w:rPr>
      </w:pPr>
    </w:p>
    <w:p w:rsidR="00F659CF" w:rsidRDefault="00F659CF" w:rsidP="00F659CF">
      <w:pPr>
        <w:tabs>
          <w:tab w:val="left" w:pos="1025"/>
        </w:tabs>
        <w:jc w:val="center"/>
      </w:pPr>
      <w:r>
        <w:rPr>
          <w:noProof/>
          <w:lang w:val="en-GB" w:eastAsia="en-GB"/>
        </w:rPr>
        <w:drawing>
          <wp:inline distT="0" distB="0" distL="0" distR="0">
            <wp:extent cx="3939540" cy="3177540"/>
            <wp:effectExtent l="1905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20">
                      <a:extLst>
                        <a:ext uri="{28A0092B-C50C-407E-A947-70E740481C1C}">
                          <a14:useLocalDpi xmlns:a14="http://schemas.microsoft.com/office/drawing/2010/main" val="0"/>
                        </a:ext>
                      </a:extLst>
                    </a:blip>
                    <a:stretch>
                      <a:fillRect/>
                    </a:stretch>
                  </pic:blipFill>
                  <pic:spPr>
                    <a:xfrm>
                      <a:off x="0" y="0"/>
                      <a:ext cx="3939540" cy="3177540"/>
                    </a:xfrm>
                    <a:prstGeom prst="rect">
                      <a:avLst/>
                    </a:prstGeom>
                  </pic:spPr>
                </pic:pic>
              </a:graphicData>
            </a:graphic>
          </wp:inline>
        </w:drawing>
      </w:r>
    </w:p>
    <w:p w:rsidR="007C5AD5" w:rsidRPr="00B0584B" w:rsidRDefault="002C6035" w:rsidP="00F659CF">
      <w:pPr>
        <w:tabs>
          <w:tab w:val="left" w:pos="1025"/>
        </w:tabs>
        <w:jc w:val="center"/>
      </w:pPr>
      <w:r w:rsidRPr="003046ED">
        <w:rPr>
          <w:i/>
          <w:sz w:val="22"/>
          <w:szCs w:val="20"/>
        </w:rPr>
        <w:t xml:space="preserve">Fig. A.2: </w:t>
      </w:r>
      <w:r w:rsidRPr="00E76FE0">
        <w:rPr>
          <w:i/>
          <w:sz w:val="22"/>
          <w:szCs w:val="20"/>
        </w:rPr>
        <w:t>Test image for 5 people</w:t>
      </w:r>
    </w:p>
    <w:sectPr w:rsidR="007C5AD5" w:rsidRPr="00B0584B" w:rsidSect="002C3CE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9B8" w:rsidRDefault="002069B8" w:rsidP="00661BA5">
      <w:pPr>
        <w:spacing w:before="0" w:after="0" w:line="240" w:lineRule="auto"/>
      </w:pPr>
      <w:r>
        <w:separator/>
      </w:r>
    </w:p>
  </w:endnote>
  <w:endnote w:type="continuationSeparator" w:id="0">
    <w:p w:rsidR="002069B8" w:rsidRDefault="002069B8" w:rsidP="00661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747" w:rsidRDefault="0027474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DE" w:rsidRDefault="007272DE">
    <w:pPr>
      <w:pStyle w:val="Footer"/>
      <w:jc w:val="right"/>
    </w:pPr>
  </w:p>
  <w:p w:rsidR="007272DE" w:rsidRDefault="007272D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747" w:rsidRDefault="0027474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08899"/>
      <w:docPartObj>
        <w:docPartGallery w:val="Page Numbers (Bottom of Page)"/>
        <w:docPartUnique/>
      </w:docPartObj>
    </w:sdtPr>
    <w:sdtEndPr/>
    <w:sdtContent>
      <w:p w:rsidR="007272DE" w:rsidRDefault="002069B8">
        <w:pPr>
          <w:pStyle w:val="Footer"/>
          <w:jc w:val="center"/>
        </w:pPr>
        <w:r>
          <w:fldChar w:fldCharType="begin"/>
        </w:r>
        <w:r>
          <w:instrText xml:space="preserve"> PAGE   \* MERGEFORMAT </w:instrText>
        </w:r>
        <w:r>
          <w:fldChar w:fldCharType="separate"/>
        </w:r>
        <w:r w:rsidR="005E4DDC">
          <w:rPr>
            <w:noProof/>
          </w:rPr>
          <w:t>16</w:t>
        </w:r>
        <w:r>
          <w:rPr>
            <w:noProof/>
          </w:rPr>
          <w:fldChar w:fldCharType="end"/>
        </w:r>
      </w:p>
    </w:sdtContent>
  </w:sdt>
  <w:p w:rsidR="007272DE" w:rsidRDefault="007272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9B8" w:rsidRDefault="002069B8" w:rsidP="00661BA5">
      <w:pPr>
        <w:spacing w:before="0" w:after="0" w:line="240" w:lineRule="auto"/>
      </w:pPr>
      <w:r>
        <w:separator/>
      </w:r>
    </w:p>
  </w:footnote>
  <w:footnote w:type="continuationSeparator" w:id="0">
    <w:p w:rsidR="002069B8" w:rsidRDefault="002069B8" w:rsidP="00661BA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747" w:rsidRDefault="0027474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747" w:rsidRDefault="0027474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747" w:rsidRDefault="0027474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386D6669"/>
    <w:multiLevelType w:val="hybridMultilevel"/>
    <w:tmpl w:val="C86ED6C0"/>
    <w:lvl w:ilvl="0" w:tplc="9D78A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0"/>
  </w:num>
  <w:num w:numId="6">
    <w:abstractNumId w:val="11"/>
  </w:num>
  <w:num w:numId="7">
    <w:abstractNumId w:val="7"/>
  </w:num>
  <w:num w:numId="8">
    <w:abstractNumId w:val="4"/>
  </w:num>
  <w:num w:numId="9">
    <w:abstractNumId w:val="1"/>
  </w:num>
  <w:num w:numId="10">
    <w:abstractNumId w:val="8"/>
  </w:num>
  <w:num w:numId="11">
    <w:abstractNumId w:val="5"/>
  </w:num>
  <w:num w:numId="12">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SKS">
    <w15:presenceInfo w15:providerId="Windows Live" w15:userId="1bcc60245a7ee5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BA5"/>
    <w:rsid w:val="00094C20"/>
    <w:rsid w:val="000F3DEE"/>
    <w:rsid w:val="00110E90"/>
    <w:rsid w:val="001534E1"/>
    <w:rsid w:val="00160947"/>
    <w:rsid w:val="001B67B0"/>
    <w:rsid w:val="001E5D24"/>
    <w:rsid w:val="002069B8"/>
    <w:rsid w:val="00252F34"/>
    <w:rsid w:val="00274747"/>
    <w:rsid w:val="002A1ADE"/>
    <w:rsid w:val="002C3CEF"/>
    <w:rsid w:val="002C6035"/>
    <w:rsid w:val="002F4F05"/>
    <w:rsid w:val="00352DBC"/>
    <w:rsid w:val="003637E0"/>
    <w:rsid w:val="00396936"/>
    <w:rsid w:val="00426DF2"/>
    <w:rsid w:val="004A4337"/>
    <w:rsid w:val="005D6489"/>
    <w:rsid w:val="005E4DDC"/>
    <w:rsid w:val="0063735B"/>
    <w:rsid w:val="00647741"/>
    <w:rsid w:val="00661BA5"/>
    <w:rsid w:val="006A7F3B"/>
    <w:rsid w:val="006F653B"/>
    <w:rsid w:val="007272DE"/>
    <w:rsid w:val="007C5AD5"/>
    <w:rsid w:val="00811025"/>
    <w:rsid w:val="00835713"/>
    <w:rsid w:val="0087472F"/>
    <w:rsid w:val="008A2872"/>
    <w:rsid w:val="0094391C"/>
    <w:rsid w:val="00A95783"/>
    <w:rsid w:val="00AD6441"/>
    <w:rsid w:val="00AE0710"/>
    <w:rsid w:val="00B02C99"/>
    <w:rsid w:val="00B0584B"/>
    <w:rsid w:val="00B13D72"/>
    <w:rsid w:val="00B355F6"/>
    <w:rsid w:val="00C13908"/>
    <w:rsid w:val="00C409F5"/>
    <w:rsid w:val="00C564BC"/>
    <w:rsid w:val="00C56A30"/>
    <w:rsid w:val="00C64AA3"/>
    <w:rsid w:val="00C73F26"/>
    <w:rsid w:val="00C82C7E"/>
    <w:rsid w:val="00CA2C47"/>
    <w:rsid w:val="00CD3436"/>
    <w:rsid w:val="00CE0935"/>
    <w:rsid w:val="00D15491"/>
    <w:rsid w:val="00D77FCE"/>
    <w:rsid w:val="00D83587"/>
    <w:rsid w:val="00D85B53"/>
    <w:rsid w:val="00DB2EFA"/>
    <w:rsid w:val="00DC6735"/>
    <w:rsid w:val="00DD355D"/>
    <w:rsid w:val="00E30512"/>
    <w:rsid w:val="00E60397"/>
    <w:rsid w:val="00EC734D"/>
    <w:rsid w:val="00F14FBC"/>
    <w:rsid w:val="00F21520"/>
    <w:rsid w:val="00F659CF"/>
    <w:rsid w:val="00F77CDE"/>
    <w:rsid w:val="00FE36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3BF55"/>
  <w15:docId w15:val="{9D4373B9-1A77-4438-B465-2B25CB968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A5"/>
    <w:pPr>
      <w:spacing w:before="120" w:after="240" w:line="276"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61BA5"/>
    <w:pPr>
      <w:keepNext/>
      <w:keepLines/>
      <w:spacing w:after="120"/>
      <w:jc w:val="center"/>
      <w:outlineLvl w:val="0"/>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C6035"/>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A5"/>
    <w:rPr>
      <w:rFonts w:ascii="Times New Roman" w:eastAsiaTheme="majorEastAsia" w:hAnsi="Times New Roman" w:cstheme="majorBidi"/>
      <w:b/>
      <w:color w:val="000000" w:themeColor="text1"/>
      <w:sz w:val="28"/>
      <w:szCs w:val="32"/>
    </w:rPr>
  </w:style>
  <w:style w:type="paragraph" w:styleId="Footer">
    <w:name w:val="footer"/>
    <w:basedOn w:val="Normal"/>
    <w:link w:val="FooterChar"/>
    <w:uiPriority w:val="99"/>
    <w:unhideWhenUsed/>
    <w:rsid w:val="00661B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1BA5"/>
    <w:rPr>
      <w:rFonts w:ascii="Times New Roman" w:hAnsi="Times New Roman"/>
      <w:color w:val="000000" w:themeColor="text1"/>
      <w:sz w:val="24"/>
    </w:rPr>
  </w:style>
  <w:style w:type="paragraph" w:styleId="NoSpacing">
    <w:name w:val="No Spacing"/>
    <w:uiPriority w:val="1"/>
    <w:qFormat/>
    <w:rsid w:val="00661BA5"/>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661B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1BA5"/>
    <w:rPr>
      <w:rFonts w:ascii="Times New Roman" w:hAnsi="Times New Roman"/>
      <w:color w:val="000000" w:themeColor="text1"/>
      <w:sz w:val="24"/>
    </w:rPr>
  </w:style>
  <w:style w:type="paragraph" w:styleId="NormalWeb">
    <w:name w:val="Normal (Web)"/>
    <w:basedOn w:val="Normal"/>
    <w:uiPriority w:val="99"/>
    <w:unhideWhenUsed/>
    <w:rsid w:val="002F4F05"/>
    <w:pPr>
      <w:spacing w:before="100" w:beforeAutospacing="1" w:after="100" w:afterAutospacing="1" w:line="240" w:lineRule="auto"/>
      <w:jc w:val="left"/>
    </w:pPr>
    <w:rPr>
      <w:rFonts w:eastAsia="Times New Roman" w:cs="Times New Roman"/>
      <w:color w:val="auto"/>
      <w:szCs w:val="24"/>
      <w:lang w:val="en-GB" w:eastAsia="en-GB"/>
    </w:rPr>
  </w:style>
  <w:style w:type="table" w:styleId="TableGrid">
    <w:name w:val="Table Grid"/>
    <w:basedOn w:val="TableNormal"/>
    <w:uiPriority w:val="59"/>
    <w:rsid w:val="00637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5D24"/>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qFormat/>
    <w:rsid w:val="001E5D24"/>
    <w:pPr>
      <w:spacing w:after="100"/>
    </w:pPr>
  </w:style>
  <w:style w:type="character" w:styleId="Hyperlink">
    <w:name w:val="Hyperlink"/>
    <w:basedOn w:val="DefaultParagraphFont"/>
    <w:uiPriority w:val="99"/>
    <w:unhideWhenUsed/>
    <w:rsid w:val="001E5D24"/>
    <w:rPr>
      <w:color w:val="0563C1" w:themeColor="hyperlink"/>
      <w:u w:val="single"/>
    </w:rPr>
  </w:style>
  <w:style w:type="character" w:customStyle="1" w:styleId="Heading3Char">
    <w:name w:val="Heading 3 Char"/>
    <w:basedOn w:val="DefaultParagraphFont"/>
    <w:link w:val="Heading3"/>
    <w:uiPriority w:val="9"/>
    <w:rsid w:val="002C603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C6035"/>
    <w:pPr>
      <w:ind w:left="720"/>
      <w:contextualSpacing/>
    </w:pPr>
  </w:style>
  <w:style w:type="paragraph" w:styleId="TOC3">
    <w:name w:val="toc 3"/>
    <w:basedOn w:val="Normal"/>
    <w:next w:val="Normal"/>
    <w:autoRedefine/>
    <w:uiPriority w:val="39"/>
    <w:unhideWhenUsed/>
    <w:qFormat/>
    <w:rsid w:val="002C6035"/>
    <w:pPr>
      <w:spacing w:before="0" w:after="0"/>
      <w:ind w:left="480"/>
      <w:jc w:val="left"/>
    </w:pPr>
    <w:rPr>
      <w:rFonts w:cstheme="minorHAnsi"/>
      <w:szCs w:val="20"/>
    </w:rPr>
  </w:style>
  <w:style w:type="paragraph" w:styleId="Title">
    <w:name w:val="Title"/>
    <w:basedOn w:val="Normal"/>
    <w:next w:val="Normal"/>
    <w:link w:val="TitleChar"/>
    <w:autoRedefine/>
    <w:uiPriority w:val="10"/>
    <w:qFormat/>
    <w:rsid w:val="002C603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2C6035"/>
    <w:rPr>
      <w:rFonts w:ascii="Times New Roman" w:eastAsiaTheme="majorEastAsia" w:hAnsi="Times New Roman" w:cstheme="majorBidi"/>
      <w:b/>
      <w:spacing w:val="-10"/>
      <w:kern w:val="28"/>
      <w:sz w:val="32"/>
      <w:szCs w:val="56"/>
    </w:rPr>
  </w:style>
  <w:style w:type="paragraph" w:styleId="BalloonText">
    <w:name w:val="Balloon Text"/>
    <w:basedOn w:val="Normal"/>
    <w:link w:val="BalloonTextChar"/>
    <w:uiPriority w:val="99"/>
    <w:semiHidden/>
    <w:unhideWhenUsed/>
    <w:rsid w:val="00DB2EF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FA"/>
    <w:rPr>
      <w:rFonts w:ascii="Tahoma" w:hAnsi="Tahoma" w:cs="Tahoma"/>
      <w:color w:val="000000" w:themeColor="text1"/>
      <w:sz w:val="16"/>
      <w:szCs w:val="16"/>
    </w:rPr>
  </w:style>
  <w:style w:type="paragraph" w:styleId="DocumentMap">
    <w:name w:val="Document Map"/>
    <w:basedOn w:val="Normal"/>
    <w:link w:val="DocumentMapChar"/>
    <w:uiPriority w:val="99"/>
    <w:semiHidden/>
    <w:unhideWhenUsed/>
    <w:rsid w:val="00DB2EF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B2EFA"/>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78119-D315-4336-A373-7707144A6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4514</Words>
  <Characters>25733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Tamakhu</dc:creator>
  <cp:lastModifiedBy>ErSKS</cp:lastModifiedBy>
  <cp:revision>3</cp:revision>
  <dcterms:created xsi:type="dcterms:W3CDTF">2020-11-13T09:26:00Z</dcterms:created>
  <dcterms:modified xsi:type="dcterms:W3CDTF">2020-11-13T09:30:00Z</dcterms:modified>
</cp:coreProperties>
</file>